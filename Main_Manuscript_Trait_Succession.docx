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rPr>
          <w:b w:val="1"/>
          <w:bCs w:val="1"/>
          <w:sz w:val="30"/>
          <w:szCs w:val="30"/>
        </w:rPr>
      </w:pPr>
      <w:r w:rsidDel="00000000" w:rsidR="00000000" w:rsidRPr="00000000">
        <w:rPr>
          <w:b w:val="1"/>
          <w:bCs w:val="1"/>
          <w:sz w:val="30"/>
          <w:szCs w:val="30"/>
          <w:rtl w:val="0"/>
        </w:rPr>
        <w:t xml:space="preserve">Environmental context shapes the direction and predictability of functional succession in forests</w:t>
      </w:r>
      <w:r w:rsidDel="00000000" w:rsidR="00000000" w:rsidRPr="00000000">
        <w:rPr>
          <w:rtl w:val="0"/>
        </w:rPr>
      </w:r>
    </w:p>
    <w:p w:rsidR="00000000" w:rsidDel="00000000" w:rsidP="00000000" w:rsidRDefault="00000000" w:rsidRPr="00000000" w14:paraId="00000002">
      <w:pPr>
        <w:spacing w:after="200" w:line="360" w:lineRule="auto"/>
        <w:rPr>
          <w:vertAlign w:val="superscript"/>
        </w:rPr>
      </w:pPr>
      <w:r w:rsidDel="00000000" w:rsidR="00000000" w:rsidRPr="00000000">
        <w:rPr>
          <w:rtl w:val="0"/>
        </w:rPr>
        <w:t xml:space="preserve">Merlin </w:t>
      </w:r>
      <w:r w:rsidDel="00000000" w:rsidR="00000000" w:rsidRPr="00000000">
        <w:rPr>
          <w:rtl w:val="0"/>
        </w:rPr>
        <w:t xml:space="preserve">Weiss</w:t>
      </w:r>
      <w:r w:rsidDel="00000000" w:rsidR="00000000" w:rsidRPr="00000000">
        <w:rPr>
          <w:vertAlign w:val="superscript"/>
          <w:rtl w:val="0"/>
        </w:rPr>
        <w:t xml:space="preserve">1</w:t>
      </w:r>
      <w:r w:rsidDel="00000000" w:rsidR="00000000" w:rsidRPr="00000000">
        <w:rPr>
          <w:vertAlign w:val="superscript"/>
          <w:rtl w:val="0"/>
        </w:rPr>
        <w:t xml:space="preserve">,2* </w:t>
      </w:r>
      <w:r w:rsidDel="00000000" w:rsidR="00000000" w:rsidRPr="00000000">
        <w:rPr>
          <w:rtl w:val="0"/>
        </w:rPr>
        <w:t xml:space="preserve">and</w:t>
      </w:r>
      <w:r w:rsidDel="00000000" w:rsidR="00000000" w:rsidRPr="00000000">
        <w:rPr>
          <w:rtl w:val="0"/>
        </w:rPr>
        <w:t xml:space="preserve"> Daniel S. Maynard</w:t>
      </w:r>
      <w:r w:rsidDel="00000000" w:rsidR="00000000" w:rsidRPr="00000000">
        <w:rPr>
          <w:vertAlign w:val="superscript"/>
          <w:rtl w:val="0"/>
        </w:rPr>
        <w:t xml:space="preserve">1</w:t>
      </w:r>
    </w:p>
    <w:p w:rsidR="00000000" w:rsidDel="00000000" w:rsidP="00000000" w:rsidRDefault="00000000" w:rsidRPr="00000000" w14:paraId="00000003">
      <w:pPr>
        <w:spacing w:line="360" w:lineRule="auto"/>
        <w:rPr/>
      </w:pPr>
      <w:r w:rsidDel="00000000" w:rsidR="00000000" w:rsidRPr="00000000">
        <w:rPr>
          <w:vertAlign w:val="superscript"/>
          <w:rtl w:val="0"/>
        </w:rPr>
        <w:t xml:space="preserve">1 </w:t>
      </w:r>
      <w:r w:rsidDel="00000000" w:rsidR="00000000" w:rsidRPr="00000000">
        <w:rPr>
          <w:rtl w:val="0"/>
        </w:rPr>
        <w:t xml:space="preserve">Department of Genetics, Environment and Evolution, University College London, Gower Street, WC1E 6BT London, United Kingdom</w:t>
      </w:r>
    </w:p>
    <w:p w:rsidR="00000000" w:rsidDel="00000000" w:rsidP="00000000" w:rsidRDefault="00000000" w:rsidRPr="00000000" w14:paraId="00000004">
      <w:pPr>
        <w:spacing w:line="360" w:lineRule="auto"/>
        <w:rPr/>
      </w:pPr>
      <w:r w:rsidDel="00000000" w:rsidR="00000000" w:rsidRPr="00000000">
        <w:rPr>
          <w:vertAlign w:val="superscript"/>
          <w:rtl w:val="0"/>
        </w:rPr>
        <w:t xml:space="preserve">2</w:t>
      </w:r>
      <w:r w:rsidDel="00000000" w:rsidR="00000000" w:rsidRPr="00000000">
        <w:rPr>
          <w:rtl w:val="0"/>
        </w:rPr>
        <w:t xml:space="preserve"> Department of Environmental Systems Science, ETH Zürich, Universitätstrasse 16, 8092 Zürich, Switzerland</w:t>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t xml:space="preserve">*Corresponding author </w:t>
      </w:r>
      <w:r w:rsidDel="00000000" w:rsidR="00000000" w:rsidRPr="00000000">
        <w:rPr>
          <w:rtl w:val="0"/>
        </w:rPr>
        <w:t xml:space="preserve">E-Mail</w:t>
      </w:r>
      <w:r w:rsidDel="00000000" w:rsidR="00000000" w:rsidRPr="00000000">
        <w:rPr>
          <w:rtl w:val="0"/>
        </w:rPr>
        <w:t xml:space="preserve">: </w:t>
      </w:r>
      <w:hyperlink r:id="rId7">
        <w:r w:rsidDel="00000000" w:rsidR="00000000" w:rsidRPr="00000000">
          <w:rPr>
            <w:color w:val="1155cc"/>
            <w:u w:val="single"/>
            <w:rtl w:val="0"/>
          </w:rPr>
          <w:t xml:space="preserve">merlin.weiss@usys.ethz.ch</w:t>
        </w:r>
      </w:hyperlink>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color w:val="b45f06"/>
          <w:sz w:val="24"/>
          <w:szCs w:val="24"/>
          <w:u w:val="single"/>
        </w:rPr>
      </w:pPr>
      <w:r w:rsidDel="00000000" w:rsidR="00000000" w:rsidRPr="00000000">
        <w:rPr>
          <w:rtl w:val="0"/>
        </w:rPr>
      </w:r>
    </w:p>
    <w:p w:rsidR="00000000" w:rsidDel="00000000" w:rsidP="00000000" w:rsidRDefault="00000000" w:rsidRPr="00000000" w14:paraId="00000009">
      <w:pPr>
        <w:spacing w:line="360" w:lineRule="auto"/>
        <w:rPr>
          <w:color w:val="b45f06"/>
          <w:u w:val="single"/>
        </w:rPr>
      </w:pPr>
      <w:r w:rsidDel="00000000" w:rsidR="00000000" w:rsidRPr="00000000">
        <w:rPr>
          <w:color w:val="b45f06"/>
          <w:u w:val="single"/>
          <w:rtl w:val="0"/>
        </w:rPr>
        <w:t xml:space="preserve">Potential journals (ladder): </w:t>
      </w:r>
    </w:p>
    <w:p w:rsidR="00000000" w:rsidDel="00000000" w:rsidP="00000000" w:rsidRDefault="00000000" w:rsidRPr="00000000" w14:paraId="0000000A">
      <w:pPr>
        <w:numPr>
          <w:ilvl w:val="0"/>
          <w:numId w:val="2"/>
        </w:numPr>
        <w:spacing w:line="360" w:lineRule="auto"/>
        <w:ind w:left="283.46456692913375" w:hanging="360"/>
        <w:rPr>
          <w:color w:val="b45f06"/>
        </w:rPr>
      </w:pPr>
      <w:commentRangeStart w:id="0"/>
      <w:r w:rsidDel="00000000" w:rsidR="00000000" w:rsidRPr="00000000">
        <w:rPr>
          <w:b w:val="1"/>
          <w:bCs w:val="1"/>
          <w:color w:val="b45f06"/>
          <w:rtl w:val="0"/>
        </w:rPr>
        <w:t xml:space="preserve">Ecology Letters</w:t>
      </w:r>
      <w:commentRangeEnd w:id="0"/>
      <w:r w:rsidDel="00000000" w:rsidR="00000000" w:rsidRPr="00000000">
        <w:commentReference w:id="0"/>
      </w:r>
      <w:r w:rsidDel="00000000" w:rsidR="00000000" w:rsidRPr="00000000">
        <w:rPr>
          <w:color w:val="b45f06"/>
          <w:rtl w:val="0"/>
        </w:rPr>
        <w:t xml:space="preserve"> (NEE as alternative, but would require some reframing)</w:t>
      </w:r>
    </w:p>
    <w:p w:rsidR="00000000" w:rsidDel="00000000" w:rsidP="00000000" w:rsidRDefault="00000000" w:rsidRPr="00000000" w14:paraId="0000000B">
      <w:pPr>
        <w:numPr>
          <w:ilvl w:val="0"/>
          <w:numId w:val="2"/>
        </w:numPr>
        <w:spacing w:line="360" w:lineRule="auto"/>
        <w:ind w:left="283.46456692913375" w:hanging="360"/>
        <w:rPr>
          <w:color w:val="b45f06"/>
          <w:u w:val="none"/>
        </w:rPr>
      </w:pPr>
      <w:r w:rsidDel="00000000" w:rsidR="00000000" w:rsidRPr="00000000">
        <w:rPr>
          <w:b w:val="1"/>
          <w:bCs w:val="1"/>
          <w:color w:val="b45f06"/>
          <w:rtl w:val="0"/>
        </w:rPr>
        <w:t xml:space="preserve">PNAS</w:t>
      </w:r>
      <w:r w:rsidDel="00000000" w:rsidR="00000000" w:rsidRPr="00000000">
        <w:rPr>
          <w:color w:val="b45f06"/>
          <w:rtl w:val="0"/>
        </w:rPr>
        <w:t xml:space="preserve"> or </w:t>
      </w:r>
      <w:r w:rsidDel="00000000" w:rsidR="00000000" w:rsidRPr="00000000">
        <w:rPr>
          <w:b w:val="1"/>
          <w:bCs w:val="1"/>
          <w:color w:val="b45f06"/>
          <w:rtl w:val="0"/>
        </w:rPr>
        <w:t xml:space="preserve">Global Change Biology</w:t>
      </w:r>
    </w:p>
    <w:p w:rsidR="00000000" w:rsidDel="00000000" w:rsidP="00000000" w:rsidRDefault="00000000" w:rsidRPr="00000000" w14:paraId="0000000C">
      <w:pPr>
        <w:numPr>
          <w:ilvl w:val="0"/>
          <w:numId w:val="2"/>
        </w:numPr>
        <w:spacing w:line="360" w:lineRule="auto"/>
        <w:ind w:left="283.46456692913375" w:hanging="360"/>
        <w:rPr>
          <w:color w:val="b45f06"/>
        </w:rPr>
      </w:pPr>
      <w:r w:rsidDel="00000000" w:rsidR="00000000" w:rsidRPr="00000000">
        <w:rPr>
          <w:b w:val="1"/>
          <w:bCs w:val="1"/>
          <w:color w:val="b45f06"/>
          <w:rtl w:val="0"/>
        </w:rPr>
        <w:t xml:space="preserve">Global Ecology and Biogeography</w:t>
      </w:r>
      <w:r w:rsidDel="00000000" w:rsidR="00000000" w:rsidRPr="00000000">
        <w:rPr>
          <w:color w:val="b45f06"/>
          <w:rtl w:val="0"/>
        </w:rPr>
        <w:t xml:space="preserve"> or </w:t>
      </w:r>
      <w:r w:rsidDel="00000000" w:rsidR="00000000" w:rsidRPr="00000000">
        <w:rPr>
          <w:b w:val="1"/>
          <w:bCs w:val="1"/>
          <w:color w:val="b45f06"/>
          <w:rtl w:val="0"/>
        </w:rPr>
        <w:t xml:space="preserve">Journal of Ecology </w:t>
      </w:r>
      <w:r w:rsidDel="00000000" w:rsidR="00000000" w:rsidRPr="00000000">
        <w:rPr>
          <w:rtl w:val="0"/>
        </w:rPr>
      </w:r>
    </w:p>
    <w:p w:rsidR="00000000" w:rsidDel="00000000" w:rsidP="00000000" w:rsidRDefault="00000000" w:rsidRPr="00000000" w14:paraId="0000000D">
      <w:pPr>
        <w:numPr>
          <w:ilvl w:val="0"/>
          <w:numId w:val="2"/>
        </w:numPr>
        <w:spacing w:line="360" w:lineRule="auto"/>
        <w:ind w:left="283.46456692913375" w:hanging="360"/>
        <w:rPr>
          <w:color w:val="b45f06"/>
        </w:rPr>
      </w:pPr>
      <w:r w:rsidDel="00000000" w:rsidR="00000000" w:rsidRPr="00000000">
        <w:rPr>
          <w:b w:val="1"/>
          <w:bCs w:val="1"/>
          <w:color w:val="b45f06"/>
          <w:rtl w:val="0"/>
        </w:rPr>
        <w:t xml:space="preserve">Ecography</w:t>
      </w:r>
      <w:r w:rsidDel="00000000" w:rsidR="00000000" w:rsidRPr="00000000">
        <w:rPr>
          <w:color w:val="b45f06"/>
          <w:rtl w:val="0"/>
        </w:rPr>
        <w:t xml:space="preserve"> or </w:t>
      </w:r>
      <w:r w:rsidDel="00000000" w:rsidR="00000000" w:rsidRPr="00000000">
        <w:rPr>
          <w:b w:val="1"/>
          <w:bCs w:val="1"/>
          <w:color w:val="b45f06"/>
          <w:rtl w:val="0"/>
        </w:rPr>
        <w:t xml:space="preserve">Functional Ecology</w:t>
      </w:r>
    </w:p>
    <w:p w:rsidR="00000000" w:rsidDel="00000000" w:rsidP="00000000" w:rsidRDefault="00000000" w:rsidRPr="00000000" w14:paraId="0000000E">
      <w:pPr>
        <w:spacing w:line="360" w:lineRule="auto"/>
        <w:rPr>
          <w:color w:val="b45f06"/>
          <w:u w:val="single"/>
        </w:rPr>
      </w:pPr>
      <w:r w:rsidDel="00000000" w:rsidR="00000000" w:rsidRPr="00000000">
        <w:rPr>
          <w:rtl w:val="0"/>
        </w:rPr>
      </w:r>
    </w:p>
    <w:p w:rsidR="00000000" w:rsidDel="00000000" w:rsidP="00000000" w:rsidRDefault="00000000" w:rsidRPr="00000000" w14:paraId="0000000F">
      <w:pPr>
        <w:spacing w:line="360" w:lineRule="auto"/>
        <w:rPr>
          <w:color w:val="b45f06"/>
          <w:u w:val="single"/>
        </w:rPr>
      </w:pPr>
      <w:r w:rsidDel="00000000" w:rsidR="00000000" w:rsidRPr="00000000">
        <w:rPr>
          <w:color w:val="b45f06"/>
          <w:u w:val="single"/>
          <w:rtl w:val="0"/>
        </w:rPr>
        <w:t xml:space="preserve">Potential Reviewers: </w:t>
      </w:r>
    </w:p>
    <w:p w:rsidR="00000000" w:rsidDel="00000000" w:rsidP="00000000" w:rsidRDefault="00000000" w:rsidRPr="00000000" w14:paraId="00000010">
      <w:pPr>
        <w:numPr>
          <w:ilvl w:val="0"/>
          <w:numId w:val="3"/>
        </w:numPr>
        <w:spacing w:line="360" w:lineRule="auto"/>
        <w:ind w:left="283.46456692913387" w:hanging="360"/>
        <w:rPr>
          <w:color w:val="b45f06"/>
        </w:rPr>
      </w:pPr>
      <w:r w:rsidDel="00000000" w:rsidR="00000000" w:rsidRPr="00000000">
        <w:rPr>
          <w:color w:val="b45f06"/>
          <w:rtl w:val="0"/>
        </w:rPr>
        <w:t xml:space="preserve">Lourens Poorter (</w:t>
      </w:r>
      <w:hyperlink r:id="rId8">
        <w:r w:rsidDel="00000000" w:rsidR="00000000" w:rsidRPr="00000000">
          <w:rPr>
            <w:color w:val="b45f06"/>
            <w:u w:val="single"/>
            <w:rtl w:val="0"/>
          </w:rPr>
          <w:t xml:space="preserve">lourens.poorter@wur.nl</w:t>
        </w:r>
      </w:hyperlink>
      <w:r w:rsidDel="00000000" w:rsidR="00000000" w:rsidRPr="00000000">
        <w:rPr>
          <w:color w:val="b45f06"/>
          <w:rtl w:val="0"/>
        </w:rPr>
        <w:t xml:space="preserve">); trait ecology and succession theory</w:t>
      </w:r>
    </w:p>
    <w:p w:rsidR="00000000" w:rsidDel="00000000" w:rsidP="00000000" w:rsidRDefault="00000000" w:rsidRPr="00000000" w14:paraId="00000011">
      <w:pPr>
        <w:numPr>
          <w:ilvl w:val="0"/>
          <w:numId w:val="3"/>
        </w:numPr>
        <w:spacing w:line="360" w:lineRule="auto"/>
        <w:ind w:left="283.46456692913387" w:hanging="360"/>
        <w:rPr>
          <w:color w:val="b45f06"/>
          <w:sz w:val="24"/>
          <w:szCs w:val="24"/>
        </w:rPr>
      </w:pPr>
      <w:r w:rsidDel="00000000" w:rsidR="00000000" w:rsidRPr="00000000">
        <w:rPr>
          <w:color w:val="b45f06"/>
          <w:rtl w:val="0"/>
        </w:rPr>
        <w:t xml:space="preserve">Martin Philippe-Lesaffre (</w:t>
      </w:r>
      <w:hyperlink r:id="rId9">
        <w:r w:rsidDel="00000000" w:rsidR="00000000" w:rsidRPr="00000000">
          <w:rPr>
            <w:color w:val="b45f06"/>
            <w:u w:val="single"/>
            <w:rtl w:val="0"/>
          </w:rPr>
          <w:t xml:space="preserve">martin.philippe@mncn.cisc.es</w:t>
        </w:r>
      </w:hyperlink>
      <w:r w:rsidDel="00000000" w:rsidR="00000000" w:rsidRPr="00000000">
        <w:rPr>
          <w:color w:val="b45f06"/>
          <w:rtl w:val="0"/>
        </w:rPr>
        <w:t xml:space="preserve">); RF/ML in ecology</w:t>
      </w:r>
    </w:p>
    <w:p w:rsidR="00000000" w:rsidDel="00000000" w:rsidP="00000000" w:rsidRDefault="00000000" w:rsidRPr="00000000" w14:paraId="00000012">
      <w:pPr>
        <w:numPr>
          <w:ilvl w:val="0"/>
          <w:numId w:val="3"/>
        </w:numPr>
        <w:spacing w:line="360" w:lineRule="auto"/>
        <w:ind w:left="283.46456692913387" w:hanging="360"/>
        <w:rPr>
          <w:color w:val="b45f06"/>
          <w:u w:val="none"/>
        </w:rPr>
      </w:pPr>
      <w:r w:rsidDel="00000000" w:rsidR="00000000" w:rsidRPr="00000000">
        <w:rPr>
          <w:color w:val="b45f06"/>
          <w:rtl w:val="0"/>
        </w:rPr>
        <w:t xml:space="preserve">Who else? </w:t>
      </w:r>
      <w:r w:rsidDel="00000000" w:rsidR="00000000" w:rsidRPr="00000000">
        <w:rPr>
          <w:rtl w:val="0"/>
        </w:rPr>
      </w:r>
    </w:p>
    <w:p w:rsidR="00000000" w:rsidDel="00000000" w:rsidP="00000000" w:rsidRDefault="00000000" w:rsidRPr="00000000" w14:paraId="00000013">
      <w:pPr>
        <w:spacing w:after="240" w:line="360" w:lineRule="auto"/>
        <w:rPr/>
      </w:pPr>
      <w:r w:rsidDel="00000000" w:rsidR="00000000" w:rsidRPr="00000000">
        <w:rPr>
          <w:rtl w:val="0"/>
        </w:rPr>
      </w:r>
    </w:p>
    <w:p w:rsidR="00000000" w:rsidDel="00000000" w:rsidP="00000000" w:rsidRDefault="00000000" w:rsidRPr="00000000" w14:paraId="00000014">
      <w:pPr>
        <w:spacing w:line="360" w:lineRule="auto"/>
        <w:rPr>
          <w:color w:val="b45f06"/>
          <w:u w:val="single"/>
        </w:rPr>
      </w:pPr>
      <w:r w:rsidDel="00000000" w:rsidR="00000000" w:rsidRPr="00000000">
        <w:rPr>
          <w:color w:val="b45f06"/>
          <w:u w:val="single"/>
          <w:rtl w:val="0"/>
        </w:rPr>
        <w:t xml:space="preserve">To do: </w:t>
      </w:r>
    </w:p>
    <w:p w:rsidR="00000000" w:rsidDel="00000000" w:rsidP="00000000" w:rsidRDefault="00000000" w:rsidRPr="00000000" w14:paraId="00000015">
      <w:pPr>
        <w:numPr>
          <w:ilvl w:val="0"/>
          <w:numId w:val="1"/>
        </w:numPr>
        <w:spacing w:line="360" w:lineRule="auto"/>
        <w:ind w:left="283.46456692913375" w:hanging="270"/>
        <w:rPr>
          <w:color w:val="b45f06"/>
        </w:rPr>
      </w:pPr>
      <w:r w:rsidDel="00000000" w:rsidR="00000000" w:rsidRPr="00000000">
        <w:rPr>
          <w:color w:val="b45f06"/>
          <w:rtl w:val="0"/>
        </w:rPr>
        <w:t xml:space="preserve">Improve figure design (speaking of font size &amp; layout, not content) </w:t>
      </w:r>
    </w:p>
    <w:p w:rsidR="00000000" w:rsidDel="00000000" w:rsidP="00000000" w:rsidRDefault="00000000" w:rsidRPr="00000000" w14:paraId="00000016">
      <w:pPr>
        <w:numPr>
          <w:ilvl w:val="0"/>
          <w:numId w:val="1"/>
        </w:numPr>
        <w:spacing w:line="360" w:lineRule="auto"/>
        <w:ind w:left="283.46456692913375" w:hanging="285"/>
        <w:rPr>
          <w:color w:val="b45f06"/>
        </w:rPr>
      </w:pPr>
      <w:r w:rsidDel="00000000" w:rsidR="00000000" w:rsidRPr="00000000">
        <w:rPr>
          <w:color w:val="b45f06"/>
          <w:rtl w:val="0"/>
        </w:rPr>
        <w:t xml:space="preserve">Decide on journal &amp; title </w:t>
      </w:r>
    </w:p>
    <w:p w:rsidR="00000000" w:rsidDel="00000000" w:rsidP="00000000" w:rsidRDefault="00000000" w:rsidRPr="00000000" w14:paraId="00000017">
      <w:pPr>
        <w:numPr>
          <w:ilvl w:val="0"/>
          <w:numId w:val="1"/>
        </w:numPr>
        <w:spacing w:line="360" w:lineRule="auto"/>
        <w:ind w:left="283.46456692913375" w:hanging="285"/>
        <w:rPr>
          <w:color w:val="b45f06"/>
          <w:u w:val="none"/>
        </w:rPr>
      </w:pPr>
      <w:r w:rsidDel="00000000" w:rsidR="00000000" w:rsidRPr="00000000">
        <w:rPr>
          <w:color w:val="b45f06"/>
          <w:rtl w:val="0"/>
        </w:rPr>
        <w:t xml:space="preserve">Polishing, revising abstract and cover letter following journal selection </w:t>
      </w:r>
    </w:p>
    <w:p w:rsidR="00000000" w:rsidDel="00000000" w:rsidP="00000000" w:rsidRDefault="00000000" w:rsidRPr="00000000" w14:paraId="00000018">
      <w:pPr>
        <w:spacing w:line="360" w:lineRule="auto"/>
        <w:ind w:left="720" w:firstLine="0"/>
        <w:rPr>
          <w:b w:val="1"/>
          <w:bCs w:val="1"/>
          <w:color w:val="b45f06"/>
        </w:rPr>
      </w:pPr>
      <w:r w:rsidDel="00000000" w:rsidR="00000000" w:rsidRPr="00000000">
        <w:rPr>
          <w:rtl w:val="0"/>
        </w:rPr>
      </w:r>
    </w:p>
    <w:p w:rsidR="00000000" w:rsidDel="00000000" w:rsidP="00000000" w:rsidRDefault="00000000" w:rsidRPr="00000000" w14:paraId="00000019">
      <w:pPr>
        <w:spacing w:after="240"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240" w:line="36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1B">
      <w:pPr>
        <w:spacing w:after="240" w:line="360" w:lineRule="auto"/>
        <w:rPr>
          <w:b w:val="1"/>
          <w:bCs w:val="1"/>
          <w:sz w:val="26"/>
          <w:szCs w:val="26"/>
        </w:rPr>
      </w:pPr>
      <w:r w:rsidDel="00000000" w:rsidR="00000000" w:rsidRPr="00000000">
        <w:rPr>
          <w:rtl w:val="0"/>
        </w:rPr>
        <w:t xml:space="preserve">Classical theory posits forest succession as a convergent process, in which communities sharing climatic conditions converge toward a common, predictable late-successional state. Whether the surrounding environment merely paces this process or actively redirects it, and whether late-successional communities genuinely become more predictable, has rarely been tested across broad environmental gradients. Here, using 49,377 permanent forest plots spanning the environmental breadth of United States forests, we modelled community-weighted mean expression of nine functional traits as a function of stand age and abiotic context. Using  a machine-learning framework, we partitioned trait variation into environmental and successional filtering. Environmental context dominated across all traits and both broadleaf and coniferous forests, </w:t>
      </w:r>
      <w:r w:rsidDel="00000000" w:rsidR="00000000" w:rsidRPr="00000000">
        <w:rPr>
          <w:rtl w:val="0"/>
        </w:rPr>
        <w:t xml:space="preserve">outweighing stand age roughly tenfold in importance on average and about t</w:t>
      </w:r>
      <w:r w:rsidDel="00000000" w:rsidR="00000000" w:rsidRPr="00000000">
        <w:rPr>
          <w:rtl w:val="0"/>
        </w:rPr>
        <w:t xml:space="preserve">wice as strongly in coniferous systems. Its influence extended well beyond mean trait values, with the environment determining the rate and direction of successional change, in which acquisitive traits shifted fastest under warm, productive conditions,and stress-tolerant traits shifted under cold. </w:t>
      </w:r>
      <w:r w:rsidDel="00000000" w:rsidR="00000000" w:rsidRPr="00000000">
        <w:rPr>
          <w:rtl w:val="0"/>
        </w:rPr>
        <w:t xml:space="preserve">Trait predictability rose through succession, yet the gap in predictability between contrasting environments rarely clos</w:t>
      </w:r>
      <w:r w:rsidDel="00000000" w:rsidR="00000000" w:rsidRPr="00000000">
        <w:rPr>
          <w:rtl w:val="0"/>
        </w:rPr>
        <w:t xml:space="preserve">ed. </w:t>
      </w:r>
      <w:r w:rsidDel="00000000" w:rsidR="00000000" w:rsidRPr="00000000">
        <w:rPr>
          <w:rtl w:val="0"/>
        </w:rPr>
        <w:t xml:space="preserve">In most cases it narrowed as stands aged, but across temperature regimes it widened. This was the one instance where environmental context became a stronger determinant of predictability over time rather than a weaker one.</w:t>
      </w:r>
      <w:r w:rsidDel="00000000" w:rsidR="00000000" w:rsidRPr="00000000">
        <w:rPr>
          <w:rtl w:val="0"/>
        </w:rPr>
        <w:t xml:space="preserve"> This implies that the environment not only shapes trait expression but also governs how deterministic succession itself becomes. </w:t>
      </w:r>
      <w:r w:rsidDel="00000000" w:rsidR="00000000" w:rsidRPr="00000000">
        <w:rPr>
          <w:highlight w:val="yellow"/>
          <w:rtl w:val="0"/>
        </w:rPr>
        <w:t xml:space="preserve">[...]</w:t>
      </w:r>
      <w:r w:rsidDel="00000000" w:rsidR="00000000" w:rsidRPr="00000000">
        <w:rPr>
          <w:rtl w:val="0"/>
        </w:rPr>
        <w:t xml:space="preserve"> Collective</w:t>
      </w:r>
      <w:commentRangeStart w:id="1"/>
      <w:r w:rsidDel="00000000" w:rsidR="00000000" w:rsidRPr="00000000">
        <w:rPr>
          <w:rtl w:val="0"/>
        </w:rPr>
        <w:t xml:space="preserve">ly, this work </w:t>
      </w:r>
      <w:r w:rsidDel="00000000" w:rsidR="00000000" w:rsidRPr="00000000">
        <w:rPr>
          <w:rtl w:val="0"/>
        </w:rPr>
        <w:t xml:space="preserve">demonstrates</w:t>
      </w:r>
      <w:r w:rsidDel="00000000" w:rsidR="00000000" w:rsidRPr="00000000">
        <w:rPr>
          <w:rtl w:val="0"/>
        </w:rPr>
        <w:t xml:space="preserve"> that forest succession is not a universal process toward a shared endpoint,</w:t>
      </w:r>
      <w:commentRangeEnd w:id="1"/>
      <w:r w:rsidDel="00000000" w:rsidR="00000000" w:rsidRPr="00000000">
        <w:commentReference w:id="1"/>
      </w:r>
      <w:r w:rsidDel="00000000" w:rsidR="00000000" w:rsidRPr="00000000">
        <w:rPr>
          <w:rtl w:val="0"/>
        </w:rPr>
        <w:t xml:space="preserve"> but rather an environmentally conditional process, whose direction and determinism are set by abiotic context. </w:t>
      </w:r>
      <w:commentRangeStart w:id="2"/>
      <w:r w:rsidDel="00000000" w:rsidR="00000000" w:rsidRPr="00000000">
        <w:rPr>
          <w:rtl w:val="0"/>
        </w:rPr>
        <w:t xml:space="preserve">These results can provide important insight….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C">
      <w:pPr>
        <w:spacing w:after="240" w:line="360" w:lineRule="auto"/>
        <w:rPr>
          <w:sz w:val="26"/>
          <w:szCs w:val="26"/>
        </w:rPr>
      </w:pPr>
      <w:r w:rsidDel="00000000" w:rsidR="00000000" w:rsidRPr="00000000">
        <w:rPr>
          <w:b w:val="1"/>
          <w:bCs w:val="1"/>
          <w:sz w:val="26"/>
          <w:szCs w:val="26"/>
          <w:rtl w:val="0"/>
        </w:rPr>
        <w:t xml:space="preserve">Keywords</w:t>
      </w:r>
      <w:r w:rsidDel="00000000" w:rsidR="00000000" w:rsidRPr="00000000">
        <w:rPr>
          <w:rtl w:val="0"/>
        </w:rPr>
      </w:r>
    </w:p>
    <w:p w:rsidR="00000000" w:rsidDel="00000000" w:rsidP="00000000" w:rsidRDefault="00000000" w:rsidRPr="00000000" w14:paraId="0000001D">
      <w:pPr>
        <w:spacing w:after="120" w:before="120" w:line="360" w:lineRule="auto"/>
        <w:rPr>
          <w:b w:val="1"/>
          <w:bCs w:val="1"/>
          <w:sz w:val="24"/>
          <w:szCs w:val="24"/>
        </w:rPr>
      </w:pPr>
      <w:r w:rsidDel="00000000" w:rsidR="00000000" w:rsidRPr="00000000">
        <w:rPr>
          <w:rtl w:val="0"/>
        </w:rPr>
        <w:t xml:space="preserve">Community Assembly, Environmental Filtering, Forest Succession, Functional Ecology, Random Forest, Shapley Values, Partial Dependence, Trait-Environment Interactions</w:t>
      </w:r>
      <w:r w:rsidDel="00000000" w:rsidR="00000000" w:rsidRPr="00000000">
        <w:rPr>
          <w:rtl w:val="0"/>
        </w:rPr>
      </w:r>
    </w:p>
    <w:p w:rsidR="00000000" w:rsidDel="00000000" w:rsidP="00000000" w:rsidRDefault="00000000" w:rsidRPr="00000000" w14:paraId="0000001E">
      <w:pPr>
        <w:spacing w:after="240" w:before="240" w:line="4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240" w:before="240" w:line="360" w:lineRule="auto"/>
        <w:rPr/>
      </w:pPr>
      <w:r w:rsidDel="00000000" w:rsidR="00000000" w:rsidRPr="00000000">
        <w:rPr>
          <w:b w:val="1"/>
          <w:bCs w:val="1"/>
          <w:sz w:val="26"/>
          <w:szCs w:val="26"/>
          <w:rtl w:val="0"/>
        </w:rPr>
        <w:t xml:space="preserve">Introduction</w:t>
      </w:r>
      <w:r w:rsidDel="00000000" w:rsidR="00000000" w:rsidRPr="00000000">
        <w:rPr>
          <w:rtl w:val="0"/>
        </w:rPr>
      </w:r>
    </w:p>
    <w:p w:rsidR="00000000" w:rsidDel="00000000" w:rsidP="00000000" w:rsidRDefault="00000000" w:rsidRPr="00000000" w14:paraId="00000020">
      <w:pPr>
        <w:spacing w:after="240" w:line="360" w:lineRule="auto"/>
        <w:rPr/>
      </w:pPr>
      <w:r w:rsidDel="00000000" w:rsidR="00000000" w:rsidRPr="00000000">
        <w:rPr>
          <w:rtl w:val="0"/>
        </w:rPr>
        <w:t xml:space="preserve">Forest succession describes the progressive reorganisation of tree communities following disturbance or stand initiation </w:t>
      </w:r>
      <w:hyperlink r:id="rId10">
        <w:r w:rsidDel="00000000" w:rsidR="00000000" w:rsidRPr="00000000">
          <w:rPr>
            <w:rtl w:val="0"/>
          </w:rPr>
          <w:t xml:space="preserve">(Chang &amp; HilleRisLambers 2016; Poorter </w:t>
        </w:r>
      </w:hyperlink>
      <w:hyperlink r:id="rId11">
        <w:r w:rsidDel="00000000" w:rsidR="00000000" w:rsidRPr="00000000">
          <w:rPr>
            <w:i w:val="1"/>
            <w:iCs w:val="1"/>
            <w:rtl w:val="0"/>
          </w:rPr>
          <w:t xml:space="preserve">et al.</w:t>
        </w:r>
      </w:hyperlink>
      <w:hyperlink r:id="rId12">
        <w:r w:rsidDel="00000000" w:rsidR="00000000" w:rsidRPr="00000000">
          <w:rPr>
            <w:rtl w:val="0"/>
          </w:rPr>
          <w:t xml:space="preserve"> 2023)</w:t>
        </w:r>
      </w:hyperlink>
      <w:r w:rsidDel="00000000" w:rsidR="00000000" w:rsidRPr="00000000">
        <w:rPr>
          <w:rtl w:val="0"/>
        </w:rPr>
        <w:t xml:space="preserve">. </w:t>
      </w:r>
      <w:r w:rsidDel="00000000" w:rsidR="00000000" w:rsidRPr="00000000">
        <w:rPr>
          <w:rtl w:val="0"/>
        </w:rPr>
        <w:t xml:space="preserve">It is a fundamental concept in both theoretical and applied ecology </w:t>
      </w:r>
      <w:hyperlink r:id="rId13">
        <w:r w:rsidDel="00000000" w:rsidR="00000000" w:rsidRPr="00000000">
          <w:rPr>
            <w:rtl w:val="0"/>
          </w:rPr>
          <w:t xml:space="preserve">(Chang &amp; Turner 2019; Poorter </w:t>
        </w:r>
      </w:hyperlink>
      <w:hyperlink r:id="rId14">
        <w:r w:rsidDel="00000000" w:rsidR="00000000" w:rsidRPr="00000000">
          <w:rPr>
            <w:i w:val="1"/>
            <w:iCs w:val="1"/>
            <w:rtl w:val="0"/>
          </w:rPr>
          <w:t xml:space="preserve">et al.</w:t>
        </w:r>
      </w:hyperlink>
      <w:hyperlink r:id="rId15">
        <w:r w:rsidDel="00000000" w:rsidR="00000000" w:rsidRPr="00000000">
          <w:rPr>
            <w:rtl w:val="0"/>
          </w:rPr>
          <w:t xml:space="preserve"> 2023)</w:t>
        </w:r>
      </w:hyperlink>
      <w:r w:rsidDel="00000000" w:rsidR="00000000" w:rsidRPr="00000000">
        <w:rPr>
          <w:rtl w:val="0"/>
        </w:rPr>
        <w:t xml:space="preserve">, providing a framework for testing assembly theory and governing the recovery of forest biomass, carbon stocks, and biodiversity </w:t>
      </w:r>
      <w:hyperlink r:id="rId16">
        <w:r w:rsidDel="00000000" w:rsidR="00000000" w:rsidRPr="00000000">
          <w:rPr>
            <w:rtl w:val="0"/>
          </w:rPr>
          <w:t xml:space="preserve">(Andrewsa </w:t>
        </w:r>
      </w:hyperlink>
      <w:hyperlink r:id="rId17">
        <w:r w:rsidDel="00000000" w:rsidR="00000000" w:rsidRPr="00000000">
          <w:rPr>
            <w:i w:val="1"/>
            <w:iCs w:val="1"/>
            <w:rtl w:val="0"/>
          </w:rPr>
          <w:t xml:space="preserve">et al.</w:t>
        </w:r>
      </w:hyperlink>
      <w:hyperlink r:id="rId18">
        <w:r w:rsidDel="00000000" w:rsidR="00000000" w:rsidRPr="00000000">
          <w:rPr>
            <w:rtl w:val="0"/>
          </w:rPr>
          <w:t xml:space="preserve"> 2018; Chang &amp; Turner 2019; Haeussler </w:t>
        </w:r>
      </w:hyperlink>
      <w:hyperlink r:id="rId19">
        <w:r w:rsidDel="00000000" w:rsidR="00000000" w:rsidRPr="00000000">
          <w:rPr>
            <w:i w:val="1"/>
            <w:iCs w:val="1"/>
            <w:rtl w:val="0"/>
          </w:rPr>
          <w:t xml:space="preserve">et al.</w:t>
        </w:r>
      </w:hyperlink>
      <w:hyperlink r:id="rId20">
        <w:r w:rsidDel="00000000" w:rsidR="00000000" w:rsidRPr="00000000">
          <w:rPr>
            <w:rtl w:val="0"/>
          </w:rPr>
          <w:t xml:space="preserve"> 2021; Malhi </w:t>
        </w:r>
      </w:hyperlink>
      <w:hyperlink r:id="rId21">
        <w:r w:rsidDel="00000000" w:rsidR="00000000" w:rsidRPr="00000000">
          <w:rPr>
            <w:i w:val="1"/>
            <w:iCs w:val="1"/>
            <w:rtl w:val="0"/>
          </w:rPr>
          <w:t xml:space="preserve">et al.</w:t>
        </w:r>
      </w:hyperlink>
      <w:hyperlink r:id="rId22">
        <w:r w:rsidDel="00000000" w:rsidR="00000000" w:rsidRPr="00000000">
          <w:rPr>
            <w:rtl w:val="0"/>
          </w:rPr>
          <w:t xml:space="preserve"> 2011; Sánchez-Pinillos </w:t>
        </w:r>
      </w:hyperlink>
      <w:hyperlink r:id="rId23">
        <w:r w:rsidDel="00000000" w:rsidR="00000000" w:rsidRPr="00000000">
          <w:rPr>
            <w:i w:val="1"/>
            <w:iCs w:val="1"/>
            <w:rtl w:val="0"/>
          </w:rPr>
          <w:t xml:space="preserve">et al.</w:t>
        </w:r>
      </w:hyperlink>
      <w:hyperlink r:id="rId24">
        <w:r w:rsidDel="00000000" w:rsidR="00000000" w:rsidRPr="00000000">
          <w:rPr>
            <w:rtl w:val="0"/>
          </w:rPr>
          <w:t xml:space="preserve"> 2019)</w:t>
        </w:r>
      </w:hyperlink>
      <w:r w:rsidDel="00000000" w:rsidR="00000000" w:rsidRPr="00000000">
        <w:rPr>
          <w:rtl w:val="0"/>
        </w:rPr>
        <w:t xml:space="preserve"> following widespread land-use change across global forest biomes </w:t>
      </w:r>
      <w:hyperlink r:id="rId25">
        <w:r w:rsidDel="00000000" w:rsidR="00000000" w:rsidRPr="00000000">
          <w:rPr>
            <w:rtl w:val="0"/>
          </w:rPr>
          <w:t xml:space="preserve">(Besnard </w:t>
        </w:r>
      </w:hyperlink>
      <w:hyperlink r:id="rId26">
        <w:r w:rsidDel="00000000" w:rsidR="00000000" w:rsidRPr="00000000">
          <w:rPr>
            <w:i w:val="1"/>
            <w:iCs w:val="1"/>
            <w:rtl w:val="0"/>
          </w:rPr>
          <w:t xml:space="preserve">et al.</w:t>
        </w:r>
      </w:hyperlink>
      <w:hyperlink r:id="rId27">
        <w:r w:rsidDel="00000000" w:rsidR="00000000" w:rsidRPr="00000000">
          <w:rPr>
            <w:rtl w:val="0"/>
          </w:rPr>
          <w:t xml:space="preserve"> 2021; Curtis </w:t>
        </w:r>
      </w:hyperlink>
      <w:hyperlink r:id="rId28">
        <w:r w:rsidDel="00000000" w:rsidR="00000000" w:rsidRPr="00000000">
          <w:rPr>
            <w:i w:val="1"/>
            <w:iCs w:val="1"/>
            <w:rtl w:val="0"/>
          </w:rPr>
          <w:t xml:space="preserve">et al.</w:t>
        </w:r>
      </w:hyperlink>
      <w:hyperlink r:id="rId29">
        <w:r w:rsidDel="00000000" w:rsidR="00000000" w:rsidRPr="00000000">
          <w:rPr>
            <w:rtl w:val="0"/>
          </w:rPr>
          <w:t xml:space="preserve"> 2018)</w:t>
        </w:r>
      </w:hyperlink>
      <w:r w:rsidDel="00000000" w:rsidR="00000000" w:rsidRPr="00000000">
        <w:rPr>
          <w:rtl w:val="0"/>
        </w:rPr>
        <w:t xml:space="preserve">. Succession is driven by plant–environment feedback loops, in which developing communities modify local conditions, leading to directional turnover in species composition as competitive hierarchies reorganise through time </w:t>
      </w:r>
      <w:hyperlink r:id="rId30">
        <w:r w:rsidDel="00000000" w:rsidR="00000000" w:rsidRPr="00000000">
          <w:rPr>
            <w:rtl w:val="0"/>
          </w:rPr>
          <w:t xml:space="preserve">(van Breugel </w:t>
        </w:r>
      </w:hyperlink>
      <w:hyperlink r:id="rId31">
        <w:r w:rsidDel="00000000" w:rsidR="00000000" w:rsidRPr="00000000">
          <w:rPr>
            <w:i w:val="1"/>
            <w:iCs w:val="1"/>
            <w:rtl w:val="0"/>
          </w:rPr>
          <w:t xml:space="preserve">et al.</w:t>
        </w:r>
      </w:hyperlink>
      <w:hyperlink r:id="rId32">
        <w:r w:rsidDel="00000000" w:rsidR="00000000" w:rsidRPr="00000000">
          <w:rPr>
            <w:rtl w:val="0"/>
          </w:rPr>
          <w:t xml:space="preserve"> 2024; Connell &amp; Slatyer 1977)</w:t>
        </w:r>
      </w:hyperlink>
      <w:r w:rsidDel="00000000" w:rsidR="00000000" w:rsidRPr="00000000">
        <w:rPr>
          <w:rtl w:val="0"/>
        </w:rPr>
        <w:t xml:space="preserve">. Classical theory predicts that this process becomes increasingly deterministic, with early-successional communities shaped by stochasticity and late-successional communities converging toward predictable endpoints as internal </w:t>
      </w:r>
      <w:r w:rsidDel="00000000" w:rsidR="00000000" w:rsidRPr="00000000">
        <w:rPr>
          <w:rtl w:val="0"/>
        </w:rPr>
        <w:t xml:space="preserve">feedbacks</w:t>
      </w:r>
      <w:r w:rsidDel="00000000" w:rsidR="00000000" w:rsidRPr="00000000">
        <w:rPr>
          <w:rtl w:val="0"/>
        </w:rPr>
        <w:t xml:space="preserve"> </w:t>
      </w:r>
      <w:r w:rsidDel="00000000" w:rsidR="00000000" w:rsidRPr="00000000">
        <w:rPr>
          <w:rtl w:val="0"/>
        </w:rPr>
        <w:t xml:space="preserve">stabilise</w:t>
      </w:r>
      <w:r w:rsidDel="00000000" w:rsidR="00000000" w:rsidRPr="00000000">
        <w:rPr>
          <w:rtl w:val="0"/>
        </w:rPr>
        <w:t xml:space="preserve"> </w:t>
      </w:r>
      <w:hyperlink r:id="rId33">
        <w:r w:rsidDel="00000000" w:rsidR="00000000" w:rsidRPr="00000000">
          <w:rPr>
            <w:rtl w:val="0"/>
          </w:rPr>
          <w:t xml:space="preserve">(Clements 1916; Odum 1969; Poorter </w:t>
        </w:r>
      </w:hyperlink>
      <w:hyperlink r:id="rId34">
        <w:r w:rsidDel="00000000" w:rsidR="00000000" w:rsidRPr="00000000">
          <w:rPr>
            <w:i w:val="1"/>
            <w:iCs w:val="1"/>
            <w:rtl w:val="0"/>
          </w:rPr>
          <w:t xml:space="preserve">et al.</w:t>
        </w:r>
      </w:hyperlink>
      <w:hyperlink r:id="rId35">
        <w:r w:rsidDel="00000000" w:rsidR="00000000" w:rsidRPr="00000000">
          <w:rPr>
            <w:rtl w:val="0"/>
          </w:rPr>
          <w:t xml:space="preserve"> 2023)</w:t>
        </w:r>
      </w:hyperlink>
      <w:r w:rsidDel="00000000" w:rsidR="00000000" w:rsidRPr="00000000">
        <w:rPr>
          <w:rtl w:val="0"/>
        </w:rPr>
        <w:t xml:space="preserve">. However, empirical studies consistently report substantial variability in successional trajectories even among climatically similar stands, suggesting that the degree of determinism in succession itself is context dependent </w:t>
      </w:r>
      <w:hyperlink r:id="rId36">
        <w:r w:rsidDel="00000000" w:rsidR="00000000" w:rsidRPr="00000000">
          <w:rPr>
            <w:rtl w:val="0"/>
          </w:rPr>
          <w:t xml:space="preserve">(Chase 2010; Fukami 2015; Norden </w:t>
        </w:r>
      </w:hyperlink>
      <w:hyperlink r:id="rId37">
        <w:r w:rsidDel="00000000" w:rsidR="00000000" w:rsidRPr="00000000">
          <w:rPr>
            <w:i w:val="1"/>
            <w:iCs w:val="1"/>
            <w:rtl w:val="0"/>
          </w:rPr>
          <w:t xml:space="preserve">et al.</w:t>
        </w:r>
      </w:hyperlink>
      <w:hyperlink r:id="rId38">
        <w:r w:rsidDel="00000000" w:rsidR="00000000" w:rsidRPr="00000000">
          <w:rPr>
            <w:rtl w:val="0"/>
          </w:rPr>
          <w:t xml:space="preserve"> 2015)</w:t>
        </w:r>
      </w:hyperlink>
      <w:r w:rsidDel="00000000" w:rsidR="00000000" w:rsidRPr="00000000">
        <w:rPr>
          <w:rtl w:val="0"/>
        </w:rPr>
        <w:t xml:space="preserve">. Predicting how and where succession proceeds therefore remains a central challenge, with direct implications for forecasting forest recovery under global change </w:t>
      </w:r>
      <w:hyperlink r:id="rId39">
        <w:r w:rsidDel="00000000" w:rsidR="00000000" w:rsidRPr="00000000">
          <w:rPr>
            <w:rtl w:val="0"/>
          </w:rPr>
          <w:t xml:space="preserve">(Christensen 2014; Levine </w:t>
        </w:r>
      </w:hyperlink>
      <w:hyperlink r:id="rId40">
        <w:r w:rsidDel="00000000" w:rsidR="00000000" w:rsidRPr="00000000">
          <w:rPr>
            <w:i w:val="1"/>
            <w:iCs w:val="1"/>
            <w:rtl w:val="0"/>
          </w:rPr>
          <w:t xml:space="preserve">et al.</w:t>
        </w:r>
      </w:hyperlink>
      <w:hyperlink r:id="rId41">
        <w:r w:rsidDel="00000000" w:rsidR="00000000" w:rsidRPr="00000000">
          <w:rPr>
            <w:rtl w:val="0"/>
          </w:rPr>
          <w:t xml:space="preserve"> 2025; Mori </w:t>
        </w:r>
      </w:hyperlink>
      <w:hyperlink r:id="rId42">
        <w:r w:rsidDel="00000000" w:rsidR="00000000" w:rsidRPr="00000000">
          <w:rPr>
            <w:i w:val="1"/>
            <w:iCs w:val="1"/>
            <w:rtl w:val="0"/>
          </w:rPr>
          <w:t xml:space="preserve">et al.</w:t>
        </w:r>
      </w:hyperlink>
      <w:hyperlink r:id="rId43">
        <w:r w:rsidDel="00000000" w:rsidR="00000000" w:rsidRPr="00000000">
          <w:rPr>
            <w:rtl w:val="0"/>
          </w:rPr>
          <w:t xml:space="preserve"> 2017)</w:t>
        </w:r>
      </w:hyperlink>
      <w:r w:rsidDel="00000000" w:rsidR="00000000" w:rsidRPr="00000000">
        <w:rPr>
          <w:rtl w:val="0"/>
        </w:rPr>
        <w:t xml:space="preserve">.</w:t>
      </w:r>
    </w:p>
    <w:p w:rsidR="00000000" w:rsidDel="00000000" w:rsidP="00000000" w:rsidRDefault="00000000" w:rsidRPr="00000000" w14:paraId="00000021">
      <w:pPr>
        <w:spacing w:after="240" w:line="360" w:lineRule="auto"/>
        <w:rPr/>
      </w:pPr>
      <w:r w:rsidDel="00000000" w:rsidR="00000000" w:rsidRPr="00000000">
        <w:rPr>
          <w:rtl w:val="0"/>
        </w:rPr>
        <w:t xml:space="preserve">A key difficulty lies in disentangling the processes that drive directional change within stands from those that generate variation across stands. Directional succession is largely governed by internal dynamics, such as canopy closure and shifting competitive advantages toward shade-tolerant species. In contrast, regional climate and </w:t>
      </w:r>
      <w:r w:rsidDel="00000000" w:rsidR="00000000" w:rsidRPr="00000000">
        <w:rPr>
          <w:rtl w:val="0"/>
        </w:rPr>
        <w:t xml:space="preserve">edaphic</w:t>
      </w:r>
      <w:r w:rsidDel="00000000" w:rsidR="00000000" w:rsidRPr="00000000">
        <w:rPr>
          <w:rtl w:val="0"/>
        </w:rPr>
        <w:t xml:space="preserve"> context act as external constraints that shape which species can establish and persist, without themselves being substantially modified by the developing community </w:t>
      </w:r>
      <w:hyperlink r:id="rId44">
        <w:r w:rsidDel="00000000" w:rsidR="00000000" w:rsidRPr="00000000">
          <w:rPr>
            <w:rtl w:val="0"/>
          </w:rPr>
          <w:t xml:space="preserve">(van Breugel </w:t>
        </w:r>
      </w:hyperlink>
      <w:hyperlink r:id="rId45">
        <w:r w:rsidDel="00000000" w:rsidR="00000000" w:rsidRPr="00000000">
          <w:rPr>
            <w:i w:val="1"/>
            <w:iCs w:val="1"/>
            <w:rtl w:val="0"/>
          </w:rPr>
          <w:t xml:space="preserve">et al.</w:t>
        </w:r>
      </w:hyperlink>
      <w:hyperlink r:id="rId46">
        <w:r w:rsidDel="00000000" w:rsidR="00000000" w:rsidRPr="00000000">
          <w:rPr>
            <w:rtl w:val="0"/>
          </w:rPr>
          <w:t xml:space="preserve"> 2024; Walker &amp; Chapin 1987)</w:t>
        </w:r>
      </w:hyperlink>
      <w:r w:rsidDel="00000000" w:rsidR="00000000" w:rsidRPr="00000000">
        <w:rPr>
          <w:rtl w:val="0"/>
        </w:rPr>
        <w:t xml:space="preserve">. Succession therefore reflects the interaction of two distinct filtering processes: Environmental filtering imposes abiotic constraints on trait expression across space </w:t>
      </w:r>
      <w:hyperlink r:id="rId47">
        <w:r w:rsidDel="00000000" w:rsidR="00000000" w:rsidRPr="00000000">
          <w:rPr>
            <w:rtl w:val="0"/>
          </w:rPr>
          <w:t xml:space="preserve">(Grime 1988; Keddy 1992; Kraft </w:t>
        </w:r>
      </w:hyperlink>
      <w:hyperlink r:id="rId48">
        <w:r w:rsidDel="00000000" w:rsidR="00000000" w:rsidRPr="00000000">
          <w:rPr>
            <w:i w:val="1"/>
            <w:iCs w:val="1"/>
            <w:rtl w:val="0"/>
          </w:rPr>
          <w:t xml:space="preserve">et al.</w:t>
        </w:r>
      </w:hyperlink>
      <w:hyperlink r:id="rId49">
        <w:r w:rsidDel="00000000" w:rsidR="00000000" w:rsidRPr="00000000">
          <w:rPr>
            <w:rtl w:val="0"/>
          </w:rPr>
          <w:t xml:space="preserve"> 2015)</w:t>
        </w:r>
      </w:hyperlink>
      <w:r w:rsidDel="00000000" w:rsidR="00000000" w:rsidRPr="00000000">
        <w:rPr>
          <w:rtl w:val="0"/>
        </w:rPr>
        <w:t xml:space="preserve">, whereas successional filtering captures time-dependent biotic dynamics, including competition, facilitation, and priority effects, that drive turnover as stands mature </w:t>
      </w:r>
      <w:hyperlink r:id="rId50">
        <w:r w:rsidDel="00000000" w:rsidR="00000000" w:rsidRPr="00000000">
          <w:rPr>
            <w:rtl w:val="0"/>
          </w:rPr>
          <w:t xml:space="preserve">(Chesson 2000; Kunstler </w:t>
        </w:r>
      </w:hyperlink>
      <w:hyperlink r:id="rId51">
        <w:r w:rsidDel="00000000" w:rsidR="00000000" w:rsidRPr="00000000">
          <w:rPr>
            <w:i w:val="1"/>
            <w:iCs w:val="1"/>
            <w:rtl w:val="0"/>
          </w:rPr>
          <w:t xml:space="preserve">et al.</w:t>
        </w:r>
      </w:hyperlink>
      <w:hyperlink r:id="rId52">
        <w:r w:rsidDel="00000000" w:rsidR="00000000" w:rsidRPr="00000000">
          <w:rPr>
            <w:rtl w:val="0"/>
          </w:rPr>
          <w:t xml:space="preserve"> 2016; Mayfield &amp; Levine 2010)</w:t>
        </w:r>
      </w:hyperlink>
      <w:r w:rsidDel="00000000" w:rsidR="00000000" w:rsidRPr="00000000">
        <w:rPr>
          <w:rtl w:val="0"/>
        </w:rPr>
        <w:t xml:space="preserve">. Because these processes are difficult to observe directly, successional filtering is often operationalized through stand age, which integrates the cumulative outcome of biotic assembly dynamics </w:t>
      </w:r>
      <w:hyperlink r:id="rId53">
        <w:r w:rsidDel="00000000" w:rsidR="00000000" w:rsidRPr="00000000">
          <w:rPr>
            <w:rtl w:val="0"/>
          </w:rPr>
          <w:t xml:space="preserve">(van Breugel </w:t>
        </w:r>
      </w:hyperlink>
      <w:hyperlink r:id="rId54">
        <w:r w:rsidDel="00000000" w:rsidR="00000000" w:rsidRPr="00000000">
          <w:rPr>
            <w:i w:val="1"/>
            <w:iCs w:val="1"/>
            <w:rtl w:val="0"/>
          </w:rPr>
          <w:t xml:space="preserve">et al.</w:t>
        </w:r>
      </w:hyperlink>
      <w:hyperlink r:id="rId55">
        <w:r w:rsidDel="00000000" w:rsidR="00000000" w:rsidRPr="00000000">
          <w:rPr>
            <w:rtl w:val="0"/>
          </w:rPr>
          <w:t xml:space="preserve"> 2024; Oliver &amp; Larson 1996)</w:t>
        </w:r>
      </w:hyperlink>
      <w:r w:rsidDel="00000000" w:rsidR="00000000" w:rsidRPr="00000000">
        <w:rPr>
          <w:rtl w:val="0"/>
        </w:rPr>
        <w:t xml:space="preserve">.</w:t>
      </w:r>
    </w:p>
    <w:p w:rsidR="00000000" w:rsidDel="00000000" w:rsidP="00000000" w:rsidRDefault="00000000" w:rsidRPr="00000000" w14:paraId="00000022">
      <w:pPr>
        <w:spacing w:after="240" w:line="360" w:lineRule="auto"/>
        <w:rPr/>
      </w:pPr>
      <w:r w:rsidDel="00000000" w:rsidR="00000000" w:rsidRPr="00000000">
        <w:rPr>
          <w:rtl w:val="0"/>
        </w:rPr>
        <w:t xml:space="preserve">Whether the environmental context merely sets the pace of succession or actively redirects its trajectory is a question with wide-ranging consequences. Classical theory holds that stands in the same broad climatic region converge toward a predictable endpoint regardless of local conditions, with environment affecting how fast but not where communities end up </w:t>
      </w:r>
      <w:hyperlink r:id="rId56">
        <w:r w:rsidDel="00000000" w:rsidR="00000000" w:rsidRPr="00000000">
          <w:rPr>
            <w:rtl w:val="0"/>
          </w:rPr>
          <w:t xml:space="preserve">(Clements 1916; Oliver &amp; Larson 1996)</w:t>
        </w:r>
      </w:hyperlink>
      <w:r w:rsidDel="00000000" w:rsidR="00000000" w:rsidRPr="00000000">
        <w:rPr>
          <w:rtl w:val="0"/>
        </w:rPr>
        <w:t xml:space="preserve">. Yet both theory and empirical evidence point toward a more contingent picture, in which the prevailing abiotic regime amplifies, dampens, or redirects trait change through succession rather than simply scaling it </w:t>
      </w:r>
      <w:hyperlink r:id="rId57">
        <w:r w:rsidDel="00000000" w:rsidR="00000000" w:rsidRPr="00000000">
          <w:rPr>
            <w:rtl w:val="0"/>
          </w:rPr>
          <w:t xml:space="preserve">(Boukili &amp; Chazdon 2017; Chase 2010; Lebrija-Trejos </w:t>
        </w:r>
      </w:hyperlink>
      <w:hyperlink r:id="rId58">
        <w:r w:rsidDel="00000000" w:rsidR="00000000" w:rsidRPr="00000000">
          <w:rPr>
            <w:i w:val="1"/>
            <w:iCs w:val="1"/>
            <w:rtl w:val="0"/>
          </w:rPr>
          <w:t xml:space="preserve">et al.</w:t>
        </w:r>
      </w:hyperlink>
      <w:hyperlink r:id="rId59">
        <w:r w:rsidDel="00000000" w:rsidR="00000000" w:rsidRPr="00000000">
          <w:rPr>
            <w:rtl w:val="0"/>
          </w:rPr>
          <w:t xml:space="preserve"> 2010a; Lohbeck </w:t>
        </w:r>
      </w:hyperlink>
      <w:hyperlink r:id="rId60">
        <w:r w:rsidDel="00000000" w:rsidR="00000000" w:rsidRPr="00000000">
          <w:rPr>
            <w:i w:val="1"/>
            <w:iCs w:val="1"/>
            <w:rtl w:val="0"/>
          </w:rPr>
          <w:t xml:space="preserve">et al.</w:t>
        </w:r>
      </w:hyperlink>
      <w:hyperlink r:id="rId61">
        <w:r w:rsidDel="00000000" w:rsidR="00000000" w:rsidRPr="00000000">
          <w:rPr>
            <w:rtl w:val="0"/>
          </w:rPr>
          <w:t xml:space="preserve"> 2015; Walker &amp; Chapin 1987)</w:t>
        </w:r>
      </w:hyperlink>
      <w:r w:rsidDel="00000000" w:rsidR="00000000" w:rsidRPr="00000000">
        <w:rPr>
          <w:rtl w:val="0"/>
        </w:rPr>
        <w:t xml:space="preserve">. If trait trajectories diverge across environmental gradients, then the functional state of a recovering forest depends not only on time since disturbance but on the environmental context in which succession unfolds, and the degree to which succession produces predictable outcomes should itself vary systematically with that context. Testing this requires data that span broad environmental and temporal gradients simultaneously, a condition rarely met in studies confined to single biomes or short successional sequences </w:t>
      </w:r>
      <w:hyperlink r:id="rId62">
        <w:r w:rsidDel="00000000" w:rsidR="00000000" w:rsidRPr="00000000">
          <w:rPr>
            <w:rtl w:val="0"/>
          </w:rPr>
          <w:t xml:space="preserve">(van Breugel </w:t>
        </w:r>
      </w:hyperlink>
      <w:hyperlink r:id="rId63">
        <w:r w:rsidDel="00000000" w:rsidR="00000000" w:rsidRPr="00000000">
          <w:rPr>
            <w:i w:val="1"/>
            <w:iCs w:val="1"/>
            <w:rtl w:val="0"/>
          </w:rPr>
          <w:t xml:space="preserve">et al.</w:t>
        </w:r>
      </w:hyperlink>
      <w:hyperlink r:id="rId64">
        <w:r w:rsidDel="00000000" w:rsidR="00000000" w:rsidRPr="00000000">
          <w:rPr>
            <w:rtl w:val="0"/>
          </w:rPr>
          <w:t xml:space="preserve"> 2024; Meiners </w:t>
        </w:r>
      </w:hyperlink>
      <w:hyperlink r:id="rId65">
        <w:r w:rsidDel="00000000" w:rsidR="00000000" w:rsidRPr="00000000">
          <w:rPr>
            <w:i w:val="1"/>
            <w:iCs w:val="1"/>
            <w:rtl w:val="0"/>
          </w:rPr>
          <w:t xml:space="preserve">et al.</w:t>
        </w:r>
      </w:hyperlink>
      <w:hyperlink r:id="rId66">
        <w:r w:rsidDel="00000000" w:rsidR="00000000" w:rsidRPr="00000000">
          <w:rPr>
            <w:rtl w:val="0"/>
          </w:rPr>
          <w:t xml:space="preserve"> 2015)</w:t>
        </w:r>
      </w:hyperlink>
      <w:r w:rsidDel="00000000" w:rsidR="00000000" w:rsidRPr="00000000">
        <w:rPr>
          <w:rtl w:val="0"/>
        </w:rPr>
        <w:t xml:space="preserve">. Under global change, where shifting temperature and precipitation regimes may push recovering forests into novel conditions </w:t>
      </w:r>
      <w:hyperlink r:id="rId67">
        <w:r w:rsidDel="00000000" w:rsidR="00000000" w:rsidRPr="00000000">
          <w:rPr>
            <w:rtl w:val="0"/>
          </w:rPr>
          <w:t xml:space="preserve">(Williams </w:t>
        </w:r>
      </w:hyperlink>
      <w:hyperlink r:id="rId68">
        <w:r w:rsidDel="00000000" w:rsidR="00000000" w:rsidRPr="00000000">
          <w:rPr>
            <w:i w:val="1"/>
            <w:iCs w:val="1"/>
            <w:rtl w:val="0"/>
          </w:rPr>
          <w:t xml:space="preserve">et al.</w:t>
        </w:r>
      </w:hyperlink>
      <w:hyperlink r:id="rId69">
        <w:r w:rsidDel="00000000" w:rsidR="00000000" w:rsidRPr="00000000">
          <w:rPr>
            <w:rtl w:val="0"/>
          </w:rPr>
          <w:t xml:space="preserve"> 2007)</w:t>
        </w:r>
      </w:hyperlink>
      <w:r w:rsidDel="00000000" w:rsidR="00000000" w:rsidRPr="00000000">
        <w:rPr>
          <w:rtl w:val="0"/>
        </w:rPr>
        <w:t xml:space="preserve">, understanding whether environmental context shapes the direction and predictability of succession is particularly consequential.</w:t>
      </w:r>
    </w:p>
    <w:p w:rsidR="00000000" w:rsidDel="00000000" w:rsidP="00000000" w:rsidRDefault="00000000" w:rsidRPr="00000000" w14:paraId="00000023">
      <w:pPr>
        <w:spacing w:after="240" w:before="240" w:line="360" w:lineRule="auto"/>
        <w:rPr/>
      </w:pPr>
      <w:r w:rsidDel="00000000" w:rsidR="00000000" w:rsidRPr="00000000">
        <w:rPr>
          <w:rtl w:val="0"/>
        </w:rPr>
        <w:t xml:space="preserve">Functional traits offer a taxon-independent framework for making this question</w:t>
      </w:r>
      <w:commentRangeStart w:id="3"/>
      <w:r w:rsidDel="00000000" w:rsidR="00000000" w:rsidRPr="00000000">
        <w:rPr>
          <w:rtl w:val="0"/>
        </w:rPr>
        <w:t xml:space="preserve"> tractable. </w:t>
      </w:r>
      <w:commentRangeEnd w:id="3"/>
      <w:r w:rsidDel="00000000" w:rsidR="00000000" w:rsidRPr="00000000">
        <w:commentReference w:id="3"/>
      </w:r>
      <w:r w:rsidDel="00000000" w:rsidR="00000000" w:rsidRPr="00000000">
        <w:rPr>
          <w:rtl w:val="0"/>
        </w:rPr>
        <w:t xml:space="preserve">Because traits mediate how species respond to both abiotic conditions and biotic competition, they can be mapped continuously onto environmental and temporal gradients to test whether community change reflects primarily abiotic constraint, biotic turnover, or their interaction </w:t>
      </w:r>
      <w:hyperlink r:id="rId70">
        <w:r w:rsidDel="00000000" w:rsidR="00000000" w:rsidRPr="00000000">
          <w:rPr>
            <w:rtl w:val="0"/>
          </w:rPr>
          <w:t xml:space="preserve">(Boukili &amp; Chazdon 2017; Kraft &amp; Ackerly 2010; Violle </w:t>
        </w:r>
      </w:hyperlink>
      <w:hyperlink r:id="rId71">
        <w:r w:rsidDel="00000000" w:rsidR="00000000" w:rsidRPr="00000000">
          <w:rPr>
            <w:i w:val="1"/>
            <w:iCs w:val="1"/>
            <w:rtl w:val="0"/>
          </w:rPr>
          <w:t xml:space="preserve">et al.</w:t>
        </w:r>
      </w:hyperlink>
      <w:hyperlink r:id="rId72">
        <w:r w:rsidDel="00000000" w:rsidR="00000000" w:rsidRPr="00000000">
          <w:rPr>
            <w:rtl w:val="0"/>
          </w:rPr>
          <w:t xml:space="preserve"> 2007)</w:t>
        </w:r>
      </w:hyperlink>
      <w:r w:rsidDel="00000000" w:rsidR="00000000" w:rsidRPr="00000000">
        <w:rPr>
          <w:rtl w:val="0"/>
        </w:rPr>
        <w:t xml:space="preserve">. </w:t>
      </w:r>
      <w:ins w:author="Merlin Weiss" w:id="0" w:date="2026-08-14T14:01:04Z">
        <w:r w:rsidDel="00000000" w:rsidR="00000000" w:rsidRPr="00000000">
          <w:rPr>
            <w:rtl w:val="0"/>
          </w:rPr>
          <w:t xml:space="preserve">Trait-based studies of forest succession have revealed directional shifts in plant strategies, including changes along resource acquisition-conservation axes and stature-recruitment trade-offs </w:t>
        </w:r>
        <w:r w:rsidDel="00000000" w:rsidR="00000000" w:rsidRPr="00000000">
          <w:fldChar w:fldCharType="begin"/>
        </w:r>
        <w:r w:rsidDel="00000000" w:rsidR="00000000" w:rsidRPr="00000000">
          <w:instrText xml:space="preserve">HYPERLINK "https://www.zotero.org/google-docs/?4hF2i2"</w:instrText>
        </w:r>
        <w:r w:rsidDel="00000000" w:rsidR="00000000" w:rsidRPr="00000000">
          <w:fldChar w:fldCharType="separate"/>
        </w:r>
        <w:r w:rsidDel="00000000" w:rsidR="00000000" w:rsidRPr="00000000">
          <w:rPr>
            <w:rtl w:val="0"/>
          </w:rPr>
          <w:t xml:space="preserve">(Craven </w:t>
        </w:r>
        <w:r w:rsidDel="00000000" w:rsidR="00000000" w:rsidRPr="00000000">
          <w:fldChar w:fldCharType="end"/>
        </w:r>
        <w:r w:rsidDel="00000000" w:rsidR="00000000" w:rsidRPr="00000000">
          <w:fldChar w:fldCharType="begin"/>
        </w:r>
        <w:r w:rsidDel="00000000" w:rsidR="00000000" w:rsidRPr="00000000">
          <w:instrText xml:space="preserve">HYPERLINK "https://www.zotero.org/google-docs/?4hF2i2"</w:instrText>
        </w:r>
        <w:r w:rsidDel="00000000" w:rsidR="00000000" w:rsidRPr="00000000">
          <w:fldChar w:fldCharType="separate"/>
        </w:r>
        <w:r w:rsidDel="00000000" w:rsidR="00000000" w:rsidRPr="00000000">
          <w:rPr>
            <w:i w:val="1"/>
            <w:iCs w:val="1"/>
            <w:rtl w:val="0"/>
          </w:rPr>
          <w:t xml:space="preserve">et al.</w:t>
        </w:r>
        <w:r w:rsidDel="00000000" w:rsidR="00000000" w:rsidRPr="00000000">
          <w:fldChar w:fldCharType="end"/>
        </w:r>
        <w:r w:rsidDel="00000000" w:rsidR="00000000" w:rsidRPr="00000000">
          <w:fldChar w:fldCharType="begin"/>
        </w:r>
        <w:r w:rsidDel="00000000" w:rsidR="00000000" w:rsidRPr="00000000">
          <w:instrText xml:space="preserve">HYPERLINK "https://www.zotero.org/google-docs/?4hF2i2"</w:instrText>
        </w:r>
        <w:r w:rsidDel="00000000" w:rsidR="00000000" w:rsidRPr="00000000">
          <w:fldChar w:fldCharType="separate"/>
        </w:r>
        <w:r w:rsidDel="00000000" w:rsidR="00000000" w:rsidRPr="00000000">
          <w:rPr>
            <w:rtl w:val="0"/>
          </w:rPr>
          <w:t xml:space="preserve"> 2015; Lai </w:t>
        </w:r>
        <w:r w:rsidDel="00000000" w:rsidR="00000000" w:rsidRPr="00000000">
          <w:fldChar w:fldCharType="end"/>
        </w:r>
        <w:r w:rsidDel="00000000" w:rsidR="00000000" w:rsidRPr="00000000">
          <w:fldChar w:fldCharType="begin"/>
        </w:r>
        <w:r w:rsidDel="00000000" w:rsidR="00000000" w:rsidRPr="00000000">
          <w:instrText xml:space="preserve">HYPERLINK "https://www.zotero.org/google-docs/?4hF2i2"</w:instrText>
        </w:r>
        <w:r w:rsidDel="00000000" w:rsidR="00000000" w:rsidRPr="00000000">
          <w:fldChar w:fldCharType="separate"/>
        </w:r>
        <w:r w:rsidDel="00000000" w:rsidR="00000000" w:rsidRPr="00000000">
          <w:rPr>
            <w:i w:val="1"/>
            <w:iCs w:val="1"/>
            <w:rtl w:val="0"/>
          </w:rPr>
          <w:t xml:space="preserve">et al.</w:t>
        </w:r>
        <w:r w:rsidDel="00000000" w:rsidR="00000000" w:rsidRPr="00000000">
          <w:fldChar w:fldCharType="end"/>
        </w:r>
        <w:r w:rsidDel="00000000" w:rsidR="00000000" w:rsidRPr="00000000">
          <w:fldChar w:fldCharType="begin"/>
        </w:r>
        <w:r w:rsidDel="00000000" w:rsidR="00000000" w:rsidRPr="00000000">
          <w:instrText xml:space="preserve">HYPERLINK "https://www.zotero.org/google-docs/?4hF2i2"</w:instrText>
        </w:r>
        <w:r w:rsidDel="00000000" w:rsidR="00000000" w:rsidRPr="00000000">
          <w:fldChar w:fldCharType="separate"/>
        </w:r>
        <w:r w:rsidDel="00000000" w:rsidR="00000000" w:rsidRPr="00000000">
          <w:rPr>
            <w:rtl w:val="0"/>
          </w:rPr>
          <w:t xml:space="preserve"> 2021; Lasky </w:t>
        </w:r>
        <w:r w:rsidDel="00000000" w:rsidR="00000000" w:rsidRPr="00000000">
          <w:fldChar w:fldCharType="end"/>
        </w:r>
        <w:r w:rsidDel="00000000" w:rsidR="00000000" w:rsidRPr="00000000">
          <w:fldChar w:fldCharType="begin"/>
        </w:r>
        <w:r w:rsidDel="00000000" w:rsidR="00000000" w:rsidRPr="00000000">
          <w:instrText xml:space="preserve">HYPERLINK "https://www.zotero.org/google-docs/?4hF2i2"</w:instrText>
        </w:r>
        <w:r w:rsidDel="00000000" w:rsidR="00000000" w:rsidRPr="00000000">
          <w:fldChar w:fldCharType="separate"/>
        </w:r>
        <w:r w:rsidDel="00000000" w:rsidR="00000000" w:rsidRPr="00000000">
          <w:rPr>
            <w:i w:val="1"/>
            <w:iCs w:val="1"/>
            <w:rtl w:val="0"/>
          </w:rPr>
          <w:t xml:space="preserve">et al.</w:t>
        </w:r>
        <w:r w:rsidDel="00000000" w:rsidR="00000000" w:rsidRPr="00000000">
          <w:fldChar w:fldCharType="end"/>
        </w:r>
        <w:r w:rsidDel="00000000" w:rsidR="00000000" w:rsidRPr="00000000">
          <w:fldChar w:fldCharType="begin"/>
        </w:r>
        <w:r w:rsidDel="00000000" w:rsidR="00000000" w:rsidRPr="00000000">
          <w:instrText xml:space="preserve">HYPERLINK "https://www.zotero.org/google-docs/?4hF2i2"</w:instrText>
        </w:r>
        <w:r w:rsidDel="00000000" w:rsidR="00000000" w:rsidRPr="00000000">
          <w:fldChar w:fldCharType="separate"/>
        </w:r>
        <w:r w:rsidDel="00000000" w:rsidR="00000000" w:rsidRPr="00000000">
          <w:rPr>
            <w:rtl w:val="0"/>
          </w:rPr>
          <w:t xml:space="preserve"> 2014</w:t>
        </w:r>
        <w:r w:rsidDel="00000000" w:rsidR="00000000" w:rsidRPr="00000000">
          <w:fldChar w:fldCharType="end"/>
        </w:r>
        <w:r w:rsidDel="00000000" w:rsidR="00000000" w:rsidRPr="00000000">
          <w:rPr>
            <w:rtl w:val="0"/>
          </w:rPr>
          <w:t xml:space="preserve">). Yet these trajectories vary among systems and environmental settings, suggesting that functional succession itself may be contingent on the conditions under </w:t>
        </w:r>
        <w:r w:rsidDel="00000000" w:rsidR="00000000" w:rsidRPr="00000000">
          <w:rPr>
            <w:rtl w:val="0"/>
            <w:rPrChange w:author="Merlin Weiss" w:id="1" w:date="2026-08-14T14:01:04Z">
              <w:rPr/>
            </w:rPrChange>
          </w:rPr>
          <w:t xml:space="preserve">which</w:t>
        </w:r>
        <w:r w:rsidDel="00000000" w:rsidR="00000000" w:rsidRPr="00000000">
          <w:rPr>
            <w:rtl w:val="0"/>
          </w:rPr>
          <w:t xml:space="preserve"> </w:t>
        </w:r>
        <w:r w:rsidDel="00000000" w:rsidR="00000000" w:rsidRPr="00000000">
          <w:rPr>
            <w:rtl w:val="0"/>
            <w:rPrChange w:author="Merlin Weiss" w:id="1" w:date="2026-08-14T14:01:04Z">
              <w:rPr/>
            </w:rPrChange>
          </w:rPr>
          <w:t xml:space="preserve">communities</w:t>
        </w:r>
        <w:r w:rsidDel="00000000" w:rsidR="00000000" w:rsidRPr="00000000">
          <w:rPr>
            <w:rtl w:val="0"/>
          </w:rPr>
          <w:t xml:space="preserve"> assemble </w:t>
        </w:r>
        <w:r w:rsidDel="00000000" w:rsidR="00000000" w:rsidRPr="00000000">
          <w:fldChar w:fldCharType="begin"/>
        </w:r>
        <w:r w:rsidDel="00000000" w:rsidR="00000000" w:rsidRPr="00000000">
          <w:instrText xml:space="preserve">HYPERLINK "https://www.zotero.org/google-docs/?8n5DlW"</w:instrText>
        </w:r>
        <w:r w:rsidDel="00000000" w:rsidR="00000000" w:rsidRPr="00000000">
          <w:fldChar w:fldCharType="separate"/>
        </w:r>
        <w:r w:rsidDel="00000000" w:rsidR="00000000" w:rsidRPr="00000000">
          <w:rPr>
            <w:rtl w:val="0"/>
          </w:rPr>
          <w:t xml:space="preserve">(van Breugel </w:t>
        </w:r>
        <w:r w:rsidDel="00000000" w:rsidR="00000000" w:rsidRPr="00000000">
          <w:fldChar w:fldCharType="end"/>
        </w:r>
        <w:r w:rsidDel="00000000" w:rsidR="00000000" w:rsidRPr="00000000">
          <w:fldChar w:fldCharType="begin"/>
        </w:r>
        <w:r w:rsidDel="00000000" w:rsidR="00000000" w:rsidRPr="00000000">
          <w:instrText xml:space="preserve">HYPERLINK "https://www.zotero.org/google-docs/?8n5DlW"</w:instrText>
        </w:r>
        <w:r w:rsidDel="00000000" w:rsidR="00000000" w:rsidRPr="00000000">
          <w:fldChar w:fldCharType="separate"/>
        </w:r>
        <w:r w:rsidDel="00000000" w:rsidR="00000000" w:rsidRPr="00000000">
          <w:rPr>
            <w:i w:val="1"/>
            <w:iCs w:val="1"/>
            <w:rtl w:val="0"/>
          </w:rPr>
          <w:t xml:space="preserve">et al.</w:t>
        </w:r>
        <w:r w:rsidDel="00000000" w:rsidR="00000000" w:rsidRPr="00000000">
          <w:fldChar w:fldCharType="end"/>
        </w:r>
        <w:r w:rsidDel="00000000" w:rsidR="00000000" w:rsidRPr="00000000">
          <w:fldChar w:fldCharType="begin"/>
        </w:r>
        <w:r w:rsidDel="00000000" w:rsidR="00000000" w:rsidRPr="00000000">
          <w:instrText xml:space="preserve">HYPERLINK "https://www.zotero.org/google-docs/?8n5DlW"</w:instrText>
        </w:r>
        <w:r w:rsidDel="00000000" w:rsidR="00000000" w:rsidRPr="00000000">
          <w:fldChar w:fldCharType="separate"/>
        </w:r>
        <w:r w:rsidDel="00000000" w:rsidR="00000000" w:rsidRPr="00000000">
          <w:rPr>
            <w:rtl w:val="0"/>
          </w:rPr>
          <w:t xml:space="preserve"> 2024; Poorter </w:t>
        </w:r>
        <w:r w:rsidDel="00000000" w:rsidR="00000000" w:rsidRPr="00000000">
          <w:fldChar w:fldCharType="end"/>
        </w:r>
        <w:r w:rsidDel="00000000" w:rsidR="00000000" w:rsidRPr="00000000">
          <w:fldChar w:fldCharType="begin"/>
        </w:r>
        <w:r w:rsidDel="00000000" w:rsidR="00000000" w:rsidRPr="00000000">
          <w:instrText xml:space="preserve">HYPERLINK "https://www.zotero.org/google-docs/?8n5DlW"</w:instrText>
        </w:r>
        <w:r w:rsidDel="00000000" w:rsidR="00000000" w:rsidRPr="00000000">
          <w:fldChar w:fldCharType="separate"/>
        </w:r>
        <w:r w:rsidDel="00000000" w:rsidR="00000000" w:rsidRPr="00000000">
          <w:rPr>
            <w:i w:val="1"/>
            <w:iCs w:val="1"/>
            <w:rtl w:val="0"/>
          </w:rPr>
          <w:t xml:space="preserve">et al.</w:t>
        </w:r>
        <w:r w:rsidDel="00000000" w:rsidR="00000000" w:rsidRPr="00000000">
          <w:fldChar w:fldCharType="end"/>
        </w:r>
        <w:r w:rsidDel="00000000" w:rsidR="00000000" w:rsidRPr="00000000">
          <w:fldChar w:fldCharType="begin"/>
        </w:r>
        <w:r w:rsidDel="00000000" w:rsidR="00000000" w:rsidRPr="00000000">
          <w:instrText xml:space="preserve">HYPERLINK "https://www.zotero.org/google-docs/?8n5DlW"</w:instrText>
        </w:r>
        <w:r w:rsidDel="00000000" w:rsidR="00000000" w:rsidRPr="00000000">
          <w:fldChar w:fldCharType="separate"/>
        </w:r>
        <w:r w:rsidDel="00000000" w:rsidR="00000000" w:rsidRPr="00000000">
          <w:rPr>
            <w:rtl w:val="0"/>
          </w:rPr>
          <w:t xml:space="preserve"> 2023)</w:t>
        </w:r>
        <w:r w:rsidDel="00000000" w:rsidR="00000000" w:rsidRPr="00000000">
          <w:fldChar w:fldCharType="end"/>
        </w:r>
      </w:ins>
      <w:r w:rsidDel="00000000" w:rsidR="00000000" w:rsidRPr="00000000">
        <w:rPr>
          <w:rtl w:val="0"/>
        </w:rPr>
        <w:t xml:space="preserve">. </w:t>
      </w:r>
      <w:ins w:author="Merlin Weiss" w:id="2" w:date="2026-08-14T14:10:30Z">
        <w:r w:rsidDel="00000000" w:rsidR="00000000" w:rsidRPr="00000000">
          <w:rPr>
            <w:rtl w:val="0"/>
          </w:rPr>
          <w:t xml:space="preserve">Tracking individual trait trajectories therefore allows the relative contributions of environmental and successional filtering to be compared along common functional axes. It also allows us to test whether environmental context shapes not only trait expression, but the rate, direction, and predictability of change through succession. </w:t>
        </w:r>
      </w:ins>
      <w:r w:rsidDel="00000000" w:rsidR="00000000" w:rsidRPr="00000000">
        <w:rPr>
          <w:rtl w:val="0"/>
        </w:rPr>
        <w:t xml:space="preserve"> </w:t>
      </w:r>
      <w:del w:author="Merlin Weiss" w:id="3" w:date="2026-08-14T14:11:36Z">
        <w:r w:rsidDel="00000000" w:rsidR="00000000" w:rsidRPr="00000000">
          <w:rPr>
            <w:rtl w:val="0"/>
          </w:rPr>
          <w:delText xml:space="preserve">By partitioning succession into focal trait trajectories, we can evaluate the relative contributions of environmental and successional filtering along distinct axes in trait space, providing a more mechanistically interpretable picture of community assembly than compositional approaches alone, and directly testing whether environmental context shapes not only the trait expression but the rate, direction, and predictability of change through successio</w:delText>
        </w:r>
        <w:r w:rsidDel="00000000" w:rsidR="00000000" w:rsidRPr="00000000">
          <w:rPr>
            <w:rtl w:val="0"/>
          </w:rPr>
          <w:delText xml:space="preserve">n.</w:delText>
        </w:r>
      </w:del>
      <w:r w:rsidDel="00000000" w:rsidR="00000000" w:rsidRPr="00000000">
        <w:rPr>
          <w:rtl w:val="0"/>
        </w:rPr>
      </w:r>
    </w:p>
    <w:p w:rsidR="00000000" w:rsidDel="00000000" w:rsidP="00000000" w:rsidRDefault="00000000" w:rsidRPr="00000000" w14:paraId="00000024">
      <w:pPr>
        <w:spacing w:after="240" w:before="240" w:line="360" w:lineRule="auto"/>
        <w:rPr/>
      </w:pPr>
      <w:r w:rsidDel="00000000" w:rsidR="00000000" w:rsidRPr="00000000">
        <w:rPr>
          <w:rtl w:val="0"/>
        </w:rPr>
        <w:t xml:space="preserve">Here we address these questions using data from over 49,000 permanent forest plots spanning the United States and Alaska, drawn from the US Forest Inventory and Analysis programme. Using plot-level measuresments for tree size (basal area) and composition, we modelled community-weighted mean expression of nine functional traits spanning leaf economics (specific leaf area, leaf potassium, leaf density), hydraulics (conduit diameter), bark structure (bark thickness), whole-tree architecture (tree height), resource acquisition (root depth), reproduction (seed dry mass), and light competition (shade tolerance), as a function of stand age and abiotic predictors within a machine learning framework. We then decomposed the relative contributions of environmental and successional filtering to trait variation, quantified how environmental conditions modulate successional trait trajectories, and assessed how trait predictability evolves through succession across contrasting environmental contexts. </w:t>
      </w:r>
    </w:p>
    <w:p w:rsidR="00000000" w:rsidDel="00000000" w:rsidP="00000000" w:rsidRDefault="00000000" w:rsidRPr="00000000" w14:paraId="00000025">
      <w:pPr>
        <w:spacing w:after="240" w:before="240" w:line="360" w:lineRule="auto"/>
        <w:rPr>
          <w:del w:author="Merlin Weiss" w:id="16" w:date="2026-08-14T14:21:59Z"/>
        </w:rPr>
      </w:pPr>
      <w:r w:rsidDel="00000000" w:rsidR="00000000" w:rsidRPr="00000000">
        <w:rPr>
          <w:rtl w:val="0"/>
        </w:rPr>
        <w:t xml:space="preserve">We propose three hypotheses: First, </w:t>
      </w:r>
      <w:del w:author="Merlin Weiss" w:id="4" w:date="2026-08-14T14:18:45Z">
        <w:r w:rsidDel="00000000" w:rsidR="00000000" w:rsidRPr="00000000">
          <w:rPr>
            <w:rtl w:val="0"/>
          </w:rPr>
          <w:delText xml:space="preserve">that </w:delText>
        </w:r>
      </w:del>
      <w:r w:rsidDel="00000000" w:rsidR="00000000" w:rsidRPr="00000000">
        <w:rPr>
          <w:rtl w:val="0"/>
        </w:rPr>
        <w:t xml:space="preserve">environmental filtering accounts for greater </w:t>
      </w:r>
      <w:ins w:author="Merlin Weiss" w:id="5" w:date="2026-08-14T14:18:57Z">
        <w:r w:rsidDel="00000000" w:rsidR="00000000" w:rsidRPr="00000000">
          <w:rPr>
            <w:rtl w:val="0"/>
          </w:rPr>
          <w:t xml:space="preserve">variation in functional </w:t>
        </w:r>
      </w:ins>
      <w:r w:rsidDel="00000000" w:rsidR="00000000" w:rsidRPr="00000000">
        <w:rPr>
          <w:rtl w:val="0"/>
        </w:rPr>
        <w:t xml:space="preserve">trait</w:t>
      </w:r>
      <w:ins w:author="Merlin Weiss" w:id="6" w:date="2026-08-14T14:19:06Z">
        <w:r w:rsidDel="00000000" w:rsidR="00000000" w:rsidRPr="00000000">
          <w:rPr>
            <w:rtl w:val="0"/>
          </w:rPr>
          <w:t xml:space="preserve">s</w:t>
        </w:r>
      </w:ins>
      <w:r w:rsidDel="00000000" w:rsidR="00000000" w:rsidRPr="00000000">
        <w:rPr>
          <w:rtl w:val="0"/>
        </w:rPr>
        <w:t xml:space="preserve"> </w:t>
      </w:r>
      <w:del w:author="Merlin Weiss" w:id="7" w:date="2026-08-14T14:19:07Z">
        <w:r w:rsidDel="00000000" w:rsidR="00000000" w:rsidRPr="00000000">
          <w:rPr>
            <w:rtl w:val="0"/>
          </w:rPr>
          <w:delText xml:space="preserve">variation </w:delText>
        </w:r>
      </w:del>
      <w:r w:rsidDel="00000000" w:rsidR="00000000" w:rsidRPr="00000000">
        <w:rPr>
          <w:rtl w:val="0"/>
        </w:rPr>
        <w:t xml:space="preserve">than successional filtering across most traits, with the smallest environmental dominance </w:t>
      </w:r>
      <w:ins w:author="Merlin Weiss" w:id="8" w:date="2026-08-14T14:19:19Z">
        <w:r w:rsidDel="00000000" w:rsidR="00000000" w:rsidRPr="00000000">
          <w:rPr>
            <w:rtl w:val="0"/>
          </w:rPr>
          <w:t xml:space="preserve">expected </w:t>
        </w:r>
      </w:ins>
      <w:del w:author="Merlin Weiss" w:id="8" w:date="2026-08-14T14:19:19Z">
        <w:r w:rsidDel="00000000" w:rsidR="00000000" w:rsidRPr="00000000">
          <w:rPr>
            <w:rtl w:val="0"/>
          </w:rPr>
          <w:delText xml:space="preserve">i</w:delText>
        </w:r>
      </w:del>
      <w:del w:author="Merlin Weiss" w:id="9" w:date="2026-08-14T14:19:23Z">
        <w:r w:rsidDel="00000000" w:rsidR="00000000" w:rsidRPr="00000000">
          <w:rPr>
            <w:rtl w:val="0"/>
          </w:rPr>
          <w:delText xml:space="preserve">n</w:delText>
        </w:r>
      </w:del>
      <w:ins w:author="Merlin Weiss" w:id="9" w:date="2026-08-14T14:19:23Z">
        <w:r w:rsidDel="00000000" w:rsidR="00000000" w:rsidRPr="00000000">
          <w:rPr>
            <w:rtl w:val="0"/>
          </w:rPr>
          <w:t xml:space="preserve"> for</w:t>
        </w:r>
      </w:ins>
      <w:r w:rsidDel="00000000" w:rsidR="00000000" w:rsidRPr="00000000">
        <w:rPr>
          <w:rtl w:val="0"/>
        </w:rPr>
        <w:t xml:space="preserve"> traits most directly </w:t>
      </w:r>
      <w:ins w:author="Merlin Weiss" w:id="10" w:date="2026-08-14T14:19:35Z">
        <w:r w:rsidDel="00000000" w:rsidR="00000000" w:rsidRPr="00000000">
          <w:rPr>
            <w:rtl w:val="0"/>
          </w:rPr>
          <w:t xml:space="preserve">related</w:t>
        </w:r>
      </w:ins>
      <w:del w:author="Merlin Weiss" w:id="10" w:date="2026-08-14T14:19:35Z">
        <w:r w:rsidDel="00000000" w:rsidR="00000000" w:rsidRPr="00000000">
          <w:rPr>
            <w:rtl w:val="0"/>
          </w:rPr>
          <w:delText xml:space="preserve">tied</w:delText>
        </w:r>
      </w:del>
      <w:r w:rsidDel="00000000" w:rsidR="00000000" w:rsidRPr="00000000">
        <w:rPr>
          <w:rtl w:val="0"/>
        </w:rPr>
        <w:t xml:space="preserve"> to light competition and whole-tree architecture, </w:t>
      </w:r>
      <w:ins w:author="Merlin Weiss" w:id="11" w:date="2026-08-14T14:19:47Z">
        <w:r w:rsidDel="00000000" w:rsidR="00000000" w:rsidRPr="00000000">
          <w:rPr>
            <w:rtl w:val="0"/>
          </w:rPr>
          <w:t xml:space="preserve">for which</w:t>
        </w:r>
      </w:ins>
      <w:del w:author="Merlin Weiss" w:id="11" w:date="2026-08-14T14:19:47Z">
        <w:r w:rsidDel="00000000" w:rsidR="00000000" w:rsidRPr="00000000">
          <w:rPr>
            <w:rtl w:val="0"/>
          </w:rPr>
          <w:delText xml:space="preserve">where</w:delText>
        </w:r>
      </w:del>
      <w:r w:rsidDel="00000000" w:rsidR="00000000" w:rsidRPr="00000000">
        <w:rPr>
          <w:rtl w:val="0"/>
        </w:rPr>
        <w:t xml:space="preserve"> internal biotic dynamics are expected to play a </w:t>
      </w:r>
      <w:ins w:author="Merlin Weiss" w:id="12" w:date="2026-08-14T14:19:58Z">
        <w:r w:rsidDel="00000000" w:rsidR="00000000" w:rsidRPr="00000000">
          <w:rPr>
            <w:rtl w:val="0"/>
          </w:rPr>
          <w:t xml:space="preserve">greater</w:t>
        </w:r>
      </w:ins>
      <w:del w:author="Merlin Weiss" w:id="12" w:date="2026-08-14T14:19:58Z">
        <w:r w:rsidDel="00000000" w:rsidR="00000000" w:rsidRPr="00000000">
          <w:rPr>
            <w:rtl w:val="0"/>
          </w:rPr>
          <w:delText xml:space="preserve">stronger</w:delText>
        </w:r>
      </w:del>
      <w:r w:rsidDel="00000000" w:rsidR="00000000" w:rsidRPr="00000000">
        <w:rPr>
          <w:rtl w:val="0"/>
        </w:rPr>
        <w:t xml:space="preserve"> role </w:t>
      </w:r>
      <w:hyperlink r:id="rId73">
        <w:r w:rsidDel="00000000" w:rsidR="00000000" w:rsidRPr="00000000">
          <w:rPr>
            <w:rtl w:val="0"/>
          </w:rPr>
          <w:t xml:space="preserve">(Grime 1977; Kraft </w:t>
        </w:r>
      </w:hyperlink>
      <w:hyperlink r:id="rId74">
        <w:r w:rsidDel="00000000" w:rsidR="00000000" w:rsidRPr="00000000">
          <w:rPr>
            <w:i w:val="1"/>
            <w:iCs w:val="1"/>
            <w:rtl w:val="0"/>
          </w:rPr>
          <w:t xml:space="preserve">et al.</w:t>
        </w:r>
      </w:hyperlink>
      <w:hyperlink r:id="rId75">
        <w:r w:rsidDel="00000000" w:rsidR="00000000" w:rsidRPr="00000000">
          <w:rPr>
            <w:rtl w:val="0"/>
          </w:rPr>
          <w:t xml:space="preserve"> 2015)</w:t>
        </w:r>
      </w:hyperlink>
      <w:r w:rsidDel="00000000" w:rsidR="00000000" w:rsidRPr="00000000">
        <w:rPr>
          <w:rtl w:val="0"/>
        </w:rPr>
        <w:t xml:space="preserve">. Second, </w:t>
      </w:r>
      <w:del w:author="Merlin Weiss" w:id="13" w:date="2026-08-14T14:20:16Z">
        <w:r w:rsidDel="00000000" w:rsidR="00000000" w:rsidRPr="00000000">
          <w:rPr>
            <w:rtl w:val="0"/>
          </w:rPr>
          <w:delText xml:space="preserve">that </w:delText>
        </w:r>
      </w:del>
      <w:r w:rsidDel="00000000" w:rsidR="00000000" w:rsidRPr="00000000">
        <w:rPr>
          <w:rtl w:val="0"/>
        </w:rPr>
        <w:t xml:space="preserve">environmental and successional filtering interact such that trait trajectories diverge across abiotic gradients, with resource-acquisitive traits showing steeper successional change in productive environments and stress-tolerant traits showing the opposite pattern </w:t>
      </w:r>
      <w:hyperlink r:id="rId76">
        <w:r w:rsidDel="00000000" w:rsidR="00000000" w:rsidRPr="00000000">
          <w:rPr>
            <w:rtl w:val="0"/>
          </w:rPr>
          <w:t xml:space="preserve">(Boukili &amp; Chazdon 2017; Lohbeck </w:t>
        </w:r>
      </w:hyperlink>
      <w:hyperlink r:id="rId77">
        <w:r w:rsidDel="00000000" w:rsidR="00000000" w:rsidRPr="00000000">
          <w:rPr>
            <w:i w:val="1"/>
            <w:iCs w:val="1"/>
            <w:rtl w:val="0"/>
          </w:rPr>
          <w:t xml:space="preserve">et al.</w:t>
        </w:r>
      </w:hyperlink>
      <w:hyperlink r:id="rId78">
        <w:r w:rsidDel="00000000" w:rsidR="00000000" w:rsidRPr="00000000">
          <w:rPr>
            <w:rtl w:val="0"/>
          </w:rPr>
          <w:t xml:space="preserve"> 2014; Walker &amp; Chapin 1987)</w:t>
        </w:r>
      </w:hyperlink>
      <w:r w:rsidDel="00000000" w:rsidR="00000000" w:rsidRPr="00000000">
        <w:rPr>
          <w:rtl w:val="0"/>
        </w:rPr>
        <w:t xml:space="preserve">. Third, </w:t>
      </w:r>
      <w:ins w:author="Merlin Weiss" w:id="14" w:date="2026-08-14T14:20:52Z">
        <w:r w:rsidDel="00000000" w:rsidR="00000000" w:rsidRPr="00000000">
          <w:rPr>
            <w:rtl w:val="0"/>
          </w:rPr>
          <w:t xml:space="preserve">trait predictability increases throigh succession but remains contingent on environmental context, such that differences in predictability between contrasting environments persist into later succession rather than converging toward zero </w:t>
        </w:r>
      </w:ins>
      <w:del w:author="Merlin Weiss" w:id="14" w:date="2026-08-14T14:20:52Z">
        <w:r w:rsidDel="00000000" w:rsidR="00000000" w:rsidRPr="00000000">
          <w:rPr>
            <w:rtl w:val="0"/>
          </w:rPr>
          <w:delText xml:space="preserve">that divergence in trait predictabil</w:delText>
        </w:r>
        <w:commentRangeStart w:id="4"/>
        <w:r w:rsidDel="00000000" w:rsidR="00000000" w:rsidRPr="00000000">
          <w:rPr>
            <w:rtl w:val="0"/>
          </w:rPr>
          <w:delText xml:space="preserve">ity across environmental gradients will be sustained or amplified through succession rather than </w:delText>
        </w:r>
        <w:commentRangeStart w:id="5"/>
        <w:r w:rsidDel="00000000" w:rsidR="00000000" w:rsidRPr="00000000">
          <w:rPr>
            <w:rtl w:val="0"/>
          </w:rPr>
          <w:delText xml:space="preserve">resolved</w:delText>
        </w:r>
        <w:commentRangeEnd w:id="5"/>
        <w:r w:rsidDel="00000000" w:rsidR="00000000" w:rsidRPr="00000000">
          <w:commentReference w:id="5"/>
        </w:r>
        <w:r w:rsidDel="00000000" w:rsidR="00000000" w:rsidRPr="00000000">
          <w:rPr>
            <w:rtl w:val="0"/>
          </w:rPr>
          <w:delText xml:space="preserve">, indicating that environmental context shapes not only trait values but the degree to which succession produces deterministic functional outcomes </w:delText>
        </w:r>
      </w:del>
      <w:commentRangeEnd w:id="4"/>
      <w:r w:rsidDel="00000000" w:rsidR="00000000" w:rsidRPr="00000000">
        <w:commentReference w:id="4"/>
      </w:r>
      <w:hyperlink r:id="rId79">
        <w:r w:rsidDel="00000000" w:rsidR="00000000" w:rsidRPr="00000000">
          <w:rPr>
            <w:rtl w:val="0"/>
          </w:rPr>
          <w:t xml:space="preserve">(Chase 2010; HilleRisLambers </w:t>
        </w:r>
      </w:hyperlink>
      <w:hyperlink r:id="rId80">
        <w:r w:rsidDel="00000000" w:rsidR="00000000" w:rsidRPr="00000000">
          <w:rPr>
            <w:i w:val="1"/>
            <w:iCs w:val="1"/>
            <w:rtl w:val="0"/>
          </w:rPr>
          <w:t xml:space="preserve">et al.</w:t>
        </w:r>
      </w:hyperlink>
      <w:hyperlink r:id="rId81">
        <w:r w:rsidDel="00000000" w:rsidR="00000000" w:rsidRPr="00000000">
          <w:rPr>
            <w:rtl w:val="0"/>
          </w:rPr>
          <w:t xml:space="preserve"> 2012; Poorter </w:t>
        </w:r>
      </w:hyperlink>
      <w:hyperlink r:id="rId82">
        <w:r w:rsidDel="00000000" w:rsidR="00000000" w:rsidRPr="00000000">
          <w:rPr>
            <w:i w:val="1"/>
            <w:iCs w:val="1"/>
            <w:rtl w:val="0"/>
          </w:rPr>
          <w:t xml:space="preserve">et al.</w:t>
        </w:r>
      </w:hyperlink>
      <w:hyperlink r:id="rId83">
        <w:r w:rsidDel="00000000" w:rsidR="00000000" w:rsidRPr="00000000">
          <w:rPr>
            <w:rtl w:val="0"/>
          </w:rPr>
          <w:t xml:space="preserve"> 2023)</w:t>
        </w:r>
      </w:hyperlink>
      <w:r w:rsidDel="00000000" w:rsidR="00000000" w:rsidRPr="00000000">
        <w:rPr>
          <w:rtl w:val="0"/>
        </w:rPr>
        <w:t xml:space="preserve">. </w:t>
      </w:r>
      <w:commentRangeStart w:id="6"/>
      <w:r w:rsidDel="00000000" w:rsidR="00000000" w:rsidRPr="00000000">
        <w:rPr>
          <w:rtl w:val="0"/>
        </w:rPr>
        <w:t xml:space="preserve">By </w:t>
      </w:r>
      <w:r w:rsidDel="00000000" w:rsidR="00000000" w:rsidRPr="00000000">
        <w:rPr>
          <w:rtl w:val="0"/>
        </w:rPr>
        <w:t xml:space="preserve">quantifying</w:t>
      </w:r>
      <w:ins w:author="Merlin Weiss" w:id="15" w:date="2026-08-14T14:22:06Z">
        <w:r w:rsidDel="00000000" w:rsidR="00000000" w:rsidRPr="00000000">
          <w:rPr>
            <w:rtl w:val="0"/>
          </w:rPr>
          <w:t xml:space="preserve"> how environmental context shapes the magnitude, direction, and predictability of functional change, out study provides a continental-scale test of why forests of similiar successional age can follow different functional trajectories, with direct implications for forecasting forest recovery under global change. </w:t>
        </w:r>
      </w:ins>
      <w:r w:rsidDel="00000000" w:rsidR="00000000" w:rsidRPr="00000000">
        <w:rPr>
          <w:rtl w:val="0"/>
        </w:rPr>
        <w:t xml:space="preserve"> </w:t>
      </w:r>
      <w:del w:author="Merlin Weiss" w:id="16" w:date="2026-08-14T14:21:59Z">
        <w:r w:rsidDel="00000000" w:rsidR="00000000" w:rsidRPr="00000000">
          <w:rPr>
            <w:rtl w:val="0"/>
          </w:rPr>
          <w:delText xml:space="preserve">the relative importance of </w:delText>
        </w:r>
        <w:r w:rsidDel="00000000" w:rsidR="00000000" w:rsidRPr="00000000">
          <w:rPr>
            <w:rtl w:val="0"/>
          </w:rPr>
          <w:delText xml:space="preserve">environmental</w:delText>
        </w:r>
        <w:r w:rsidDel="00000000" w:rsidR="00000000" w:rsidRPr="00000000">
          <w:rPr>
            <w:rtl w:val="0"/>
          </w:rPr>
          <w:delText xml:space="preserve"> and temporal trends, this work…</w:delText>
        </w:r>
        <w:commentRangeEnd w:id="6"/>
        <w:r w:rsidDel="00000000" w:rsidR="00000000" w:rsidRPr="00000000">
          <w:commentReference w:id="6"/>
        </w:r>
        <w:r w:rsidDel="00000000" w:rsidR="00000000" w:rsidRPr="00000000">
          <w:rPr>
            <w:rtl w:val="0"/>
          </w:rPr>
        </w:r>
      </w:del>
    </w:p>
    <w:p w:rsidR="00000000" w:rsidDel="00000000" w:rsidP="00000000" w:rsidRDefault="00000000" w:rsidRPr="00000000" w14:paraId="00000026">
      <w:pPr>
        <w:spacing w:after="240" w:line="360" w:lineRule="auto"/>
        <w:rPr>
          <w:b w:val="1"/>
          <w:bCs w:val="1"/>
          <w:sz w:val="28"/>
          <w:szCs w:val="28"/>
        </w:rPr>
      </w:pPr>
      <w:r w:rsidDel="00000000" w:rsidR="00000000" w:rsidRPr="00000000">
        <w:rPr>
          <w:rtl w:val="0"/>
        </w:rPr>
      </w:r>
    </w:p>
    <w:p w:rsidR="00000000" w:rsidDel="00000000" w:rsidP="00000000" w:rsidRDefault="00000000" w:rsidRPr="00000000" w14:paraId="00000027">
      <w:pPr>
        <w:spacing w:after="240" w:before="240" w:line="360" w:lineRule="auto"/>
        <w:rPr>
          <w:b w:val="1"/>
          <w:bCs w:val="1"/>
          <w:sz w:val="28"/>
          <w:szCs w:val="28"/>
        </w:rPr>
      </w:pPr>
      <w:r w:rsidDel="00000000" w:rsidR="00000000" w:rsidRPr="00000000">
        <w:rPr>
          <w:b w:val="1"/>
          <w:bCs w:val="1"/>
          <w:sz w:val="28"/>
          <w:szCs w:val="28"/>
          <w:rtl w:val="0"/>
        </w:rPr>
        <w:t xml:space="preserve">Material and Methods</w:t>
      </w:r>
    </w:p>
    <w:p w:rsidR="00000000" w:rsidDel="00000000" w:rsidP="00000000" w:rsidRDefault="00000000" w:rsidRPr="00000000" w14:paraId="00000028">
      <w:pPr>
        <w:spacing w:after="240" w:before="240" w:line="360" w:lineRule="auto"/>
        <w:rPr>
          <w:b w:val="1"/>
          <w:bCs w:val="1"/>
          <w:i w:val="1"/>
          <w:iCs w:val="1"/>
        </w:rPr>
      </w:pPr>
      <w:r w:rsidDel="00000000" w:rsidR="00000000" w:rsidRPr="00000000">
        <w:rPr>
          <w:b w:val="1"/>
          <w:bCs w:val="1"/>
          <w:i w:val="1"/>
          <w:iCs w:val="1"/>
          <w:rtl w:val="0"/>
        </w:rPr>
        <w:t xml:space="preserve">Forest Plots</w:t>
      </w:r>
    </w:p>
    <w:p w:rsidR="00000000" w:rsidDel="00000000" w:rsidP="00000000" w:rsidRDefault="00000000" w:rsidRPr="00000000" w14:paraId="00000029">
      <w:pPr>
        <w:spacing w:after="240" w:before="240" w:line="360" w:lineRule="auto"/>
        <w:rPr/>
      </w:pPr>
      <w:r w:rsidDel="00000000" w:rsidR="00000000" w:rsidRPr="00000000">
        <w:rPr>
          <w:rtl w:val="0"/>
        </w:rPr>
        <w:t xml:space="preserve">We used data from the US Forest Inventory and Analysis (FIA) programme </w:t>
      </w:r>
      <w:hyperlink r:id="rId84">
        <w:r w:rsidDel="00000000" w:rsidR="00000000" w:rsidRPr="00000000">
          <w:rPr>
            <w:rtl w:val="0"/>
          </w:rPr>
          <w:t xml:space="preserve">(Gray et al. 2012)</w:t>
        </w:r>
      </w:hyperlink>
      <w:r w:rsidDel="00000000" w:rsidR="00000000" w:rsidRPr="00000000">
        <w:rPr>
          <w:rtl w:val="0"/>
        </w:rPr>
        <w:t xml:space="preserve">, a long-term monitoring dataset recording tree occurrences across standardised permanent plots throughout the United States. From the full FIA database, we retained plots meeting the following criteria: living trees identified to species level, measured under standard fixed-area plot designs (design codes 1, 501, and 505, the latter two extending coverage to California, Oregon, and Washington), recorded in a single homogeneous condition class, and inventoried from 1980 onwards. We excluded privately owned plots and plots under active forestry management to minimise the confounding influence of human intervention and plot-level obfuscation on successional dynamics. Where plots had been measured more than once, we retained up to three of the most recent measurements per plot to incorporate temporal replication and to limit autocorrelation. Stand age in the FIA is reported as the average total age of live trees within the plot's stand-size class </w:t>
      </w:r>
      <w:hyperlink r:id="rId85">
        <w:r w:rsidDel="00000000" w:rsidR="00000000" w:rsidRPr="00000000">
          <w:rPr>
            <w:rtl w:val="0"/>
          </w:rPr>
          <w:t xml:space="preserve">(Gray </w:t>
        </w:r>
      </w:hyperlink>
      <w:hyperlink r:id="rId86">
        <w:r w:rsidDel="00000000" w:rsidR="00000000" w:rsidRPr="00000000">
          <w:rPr>
            <w:i w:val="1"/>
            <w:iCs w:val="1"/>
            <w:rtl w:val="0"/>
          </w:rPr>
          <w:t xml:space="preserve">et al.</w:t>
        </w:r>
      </w:hyperlink>
      <w:hyperlink r:id="rId87">
        <w:r w:rsidDel="00000000" w:rsidR="00000000" w:rsidRPr="00000000">
          <w:rPr>
            <w:rtl w:val="0"/>
          </w:rPr>
          <w:t xml:space="preserve"> 2012)</w:t>
        </w:r>
      </w:hyperlink>
      <w:r w:rsidDel="00000000" w:rsidR="00000000" w:rsidRPr="00000000">
        <w:rPr>
          <w:rtl w:val="0"/>
        </w:rPr>
        <w:t xml:space="preserve">, providing a widely used proxy for successional stage.</w:t>
      </w:r>
      <w:r w:rsidDel="00000000" w:rsidR="00000000" w:rsidRPr="00000000">
        <w:rPr>
          <w:rtl w:val="0"/>
        </w:rPr>
        <w:t xml:space="preserve"> We excluded plots in the upper 10% of the stand age distribution to focus on early-to-late succession (approximately 1–150 years) and to avoid the disproportionate influence of old-growth outliers with low sample size </w:t>
      </w:r>
      <w:hyperlink r:id="rId88">
        <w:r w:rsidDel="00000000" w:rsidR="00000000" w:rsidRPr="00000000">
          <w:rPr>
            <w:rtl w:val="0"/>
          </w:rPr>
          <w:t xml:space="preserve">(Oliver &amp; Larson 1996)</w:t>
        </w:r>
      </w:hyperlink>
      <w:r w:rsidDel="00000000" w:rsidR="00000000" w:rsidRPr="00000000">
        <w:rPr>
          <w:rtl w:val="0"/>
        </w:rPr>
        <w:t xml:space="preserve">. We further restricted analyses to broadleaf and coniferous biomes, with broadleaf forests comprising temperate broadleaf and mediterranean woodland biomes, and coniferous forests comprising boreal and temperate conifer biomes. After filtering, t</w:t>
      </w:r>
      <w:commentRangeStart w:id="7"/>
      <w:commentRangeStart w:id="8"/>
      <w:r w:rsidDel="00000000" w:rsidR="00000000" w:rsidRPr="00000000">
        <w:rPr>
          <w:rtl w:val="0"/>
        </w:rPr>
        <w:t xml:space="preserve">he dataset comprised 49,377 plots across the contiguous United States and Alaska (Fig. </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1). All analyses were conducted separately within the broadleaf and coniferous forest type.</w:t>
      </w:r>
    </w:p>
    <w:p w:rsidR="00000000" w:rsidDel="00000000" w:rsidP="00000000" w:rsidRDefault="00000000" w:rsidRPr="00000000" w14:paraId="0000002A">
      <w:pPr>
        <w:spacing w:after="240" w:before="240" w:line="360" w:lineRule="auto"/>
        <w:rPr/>
      </w:pPr>
      <w:r w:rsidDel="00000000" w:rsidR="00000000" w:rsidRPr="00000000">
        <w:rPr>
          <w:rtl w:val="0"/>
        </w:rPr>
      </w:r>
    </w:p>
    <w:p w:rsidR="00000000" w:rsidDel="00000000" w:rsidP="00000000" w:rsidRDefault="00000000" w:rsidRPr="00000000" w14:paraId="0000002B">
      <w:pPr>
        <w:spacing w:after="240" w:before="240" w:line="360" w:lineRule="auto"/>
        <w:rPr/>
      </w:pPr>
      <w:r w:rsidDel="00000000" w:rsidR="00000000" w:rsidRPr="00000000">
        <w:rPr/>
        <w:drawing>
          <wp:inline distB="114300" distT="114300" distL="114300" distR="114300">
            <wp:extent cx="5731200" cy="5575300"/>
            <wp:effectExtent b="0" l="0" r="0" t="0"/>
            <wp:docPr id="5" name="image4.png"/>
            <a:graphic>
              <a:graphicData uri="http://schemas.openxmlformats.org/drawingml/2006/picture">
                <pic:pic>
                  <pic:nvPicPr>
                    <pic:cNvPr id="0" name="image4.png"/>
                    <pic:cNvPicPr preferRelativeResize="0"/>
                  </pic:nvPicPr>
                  <pic:blipFill>
                    <a:blip r:embed="rId89"/>
                    <a:srcRect b="0" l="0" r="0" t="0"/>
                    <a:stretch>
                      <a:fillRect/>
                    </a:stretch>
                  </pic:blipFill>
                  <pic:spPr>
                    <a:xfrm>
                      <a:off x="0" y="0"/>
                      <a:ext cx="57312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line="360" w:lineRule="auto"/>
        <w:rPr>
          <w:i w:val="1"/>
          <w:iCs w:val="1"/>
        </w:rPr>
      </w:pPr>
      <w:r w:rsidDel="00000000" w:rsidR="00000000" w:rsidRPr="00000000">
        <w:rPr>
          <w:b w:val="1"/>
          <w:bCs w:val="1"/>
          <w:i w:val="1"/>
          <w:iCs w:val="1"/>
          <w:rtl w:val="0"/>
        </w:rPr>
        <w:t xml:space="preserve">Figure 1. Spatial distribution, environmental space, and successional coverage of the forest plot dataset.</w:t>
      </w:r>
      <w:r w:rsidDel="00000000" w:rsidR="00000000" w:rsidRPr="00000000">
        <w:rPr>
          <w:i w:val="1"/>
          <w:iCs w:val="1"/>
          <w:rtl w:val="0"/>
        </w:rPr>
        <w:t xml:space="preserve"> (a) Median stand age per 100-km hexagonal cell (minimum three plots per cell), illustrating broad geographic variation in successional stage across the United States. (b) Environmental space occupied by broadleaf (green) and coniferous (orange) forests in temperature × elevation coordinates; points show individual plots and contours show 2D kernel density (normalised per forest type). Temperature is the first rotated environmental principal component (see Methods). (c) Stand age distributions of broadleaf and coniferous plots, showing broadly overlapping successional coverage across both forest types.</w:t>
      </w:r>
      <w:r w:rsidDel="00000000" w:rsidR="00000000" w:rsidRPr="00000000">
        <w:rPr>
          <w:i w:val="1"/>
          <w:iCs w:val="1"/>
          <w:rtl w:val="0"/>
        </w:rPr>
        <w:t xml:space="preserve"> </w:t>
      </w:r>
    </w:p>
    <w:p w:rsidR="00000000" w:rsidDel="00000000" w:rsidP="00000000" w:rsidRDefault="00000000" w:rsidRPr="00000000" w14:paraId="0000002D">
      <w:pPr>
        <w:spacing w:after="240" w:line="360" w:lineRule="auto"/>
        <w:rPr>
          <w:b w:val="1"/>
          <w:bCs w:val="1"/>
          <w:i w:val="1"/>
          <w:iCs w:val="1"/>
        </w:rPr>
      </w:pPr>
      <w:r w:rsidDel="00000000" w:rsidR="00000000" w:rsidRPr="00000000">
        <w:rPr>
          <w:rtl w:val="0"/>
        </w:rPr>
      </w:r>
    </w:p>
    <w:p w:rsidR="00000000" w:rsidDel="00000000" w:rsidP="00000000" w:rsidRDefault="00000000" w:rsidRPr="00000000" w14:paraId="0000002E">
      <w:pPr>
        <w:spacing w:after="240" w:line="360" w:lineRule="auto"/>
        <w:rPr>
          <w:b w:val="1"/>
          <w:bCs w:val="1"/>
          <w:i w:val="1"/>
          <w:iCs w:val="1"/>
        </w:rPr>
      </w:pPr>
      <w:r w:rsidDel="00000000" w:rsidR="00000000" w:rsidRPr="00000000">
        <w:rPr>
          <w:rtl w:val="0"/>
        </w:rPr>
      </w:r>
    </w:p>
    <w:p w:rsidR="00000000" w:rsidDel="00000000" w:rsidP="00000000" w:rsidRDefault="00000000" w:rsidRPr="00000000" w14:paraId="0000002F">
      <w:pPr>
        <w:spacing w:after="240" w:line="360" w:lineRule="auto"/>
        <w:rPr>
          <w:b w:val="1"/>
          <w:bCs w:val="1"/>
          <w:i w:val="1"/>
          <w:iCs w:val="1"/>
        </w:rPr>
      </w:pPr>
      <w:r w:rsidDel="00000000" w:rsidR="00000000" w:rsidRPr="00000000">
        <w:rPr>
          <w:b w:val="1"/>
          <w:bCs w:val="1"/>
          <w:i w:val="1"/>
          <w:iCs w:val="1"/>
          <w:rtl w:val="0"/>
        </w:rPr>
        <w:t xml:space="preserve">Tree Traits</w:t>
      </w:r>
    </w:p>
    <w:p w:rsidR="00000000" w:rsidDel="00000000" w:rsidP="00000000" w:rsidRDefault="00000000" w:rsidRPr="00000000" w14:paraId="00000030">
      <w:pPr>
        <w:spacing w:after="240" w:before="240" w:line="360" w:lineRule="auto"/>
        <w:rPr/>
      </w:pPr>
      <w:r w:rsidDel="00000000" w:rsidR="00000000" w:rsidRPr="00000000">
        <w:rPr>
          <w:rtl w:val="0"/>
        </w:rPr>
        <w:t xml:space="preserve">We integrated species-level functional trait data to quantify trait expression at the plot level. Nine traits were selected to represent distinct functional clusters identified by </w:t>
      </w:r>
      <w:hyperlink r:id="rId90">
        <w:r w:rsidDel="00000000" w:rsidR="00000000" w:rsidRPr="00000000">
          <w:rPr>
            <w:rtl w:val="0"/>
          </w:rPr>
          <w:t xml:space="preserve">(Maynard </w:t>
        </w:r>
      </w:hyperlink>
      <w:hyperlink r:id="rId91">
        <w:r w:rsidDel="00000000" w:rsidR="00000000" w:rsidRPr="00000000">
          <w:rPr>
            <w:i w:val="1"/>
            <w:iCs w:val="1"/>
            <w:rtl w:val="0"/>
          </w:rPr>
          <w:t xml:space="preserve">et al.</w:t>
        </w:r>
      </w:hyperlink>
      <w:hyperlink r:id="rId92">
        <w:r w:rsidDel="00000000" w:rsidR="00000000" w:rsidRPr="00000000">
          <w:rPr>
            <w:rtl w:val="0"/>
          </w:rPr>
          <w:t xml:space="preserve"> 2022)</w:t>
        </w:r>
      </w:hyperlink>
      <w:r w:rsidDel="00000000" w:rsidR="00000000" w:rsidRPr="00000000">
        <w:rPr>
          <w:rtl w:val="0"/>
        </w:rPr>
        <w:t xml:space="preserve"> </w:t>
      </w:r>
      <w:r w:rsidDel="00000000" w:rsidR="00000000" w:rsidRPr="00000000">
        <w:rPr>
          <w:rtl w:val="0"/>
        </w:rPr>
        <w:t xml:space="preserve">to minimise redundancy across trait axes while maximising coverage of tree form and function. The selected traits spanned leaf economics (specific leaf area, leaf potassium, leaf density), hydraulic transport (conduit diameter), bark structure (bark thickness), whole-tree architecture (tree height), belowground resource acquisition (root depth), reproduction (seed dry mass), and light competition (shade tolerance). Species-level estimates for bark thickness, conduit diameter, leaf density, leaf potassium, root depth, seed dry mass, and specific leaf area were obtained from a phylogenetically imputed trait dataset </w:t>
      </w:r>
      <w:hyperlink r:id="rId93">
        <w:r w:rsidDel="00000000" w:rsidR="00000000" w:rsidRPr="00000000">
          <w:rPr>
            <w:rtl w:val="0"/>
          </w:rPr>
          <w:t xml:space="preserve">(Maynard </w:t>
        </w:r>
      </w:hyperlink>
      <w:hyperlink r:id="rId94">
        <w:r w:rsidDel="00000000" w:rsidR="00000000" w:rsidRPr="00000000">
          <w:rPr>
            <w:i w:val="1"/>
            <w:iCs w:val="1"/>
            <w:rtl w:val="0"/>
          </w:rPr>
          <w:t xml:space="preserve">et al.</w:t>
        </w:r>
      </w:hyperlink>
      <w:hyperlink r:id="rId95">
        <w:r w:rsidDel="00000000" w:rsidR="00000000" w:rsidRPr="00000000">
          <w:rPr>
            <w:rtl w:val="0"/>
          </w:rPr>
          <w:t xml:space="preserve"> 2022)</w:t>
        </w:r>
      </w:hyperlink>
      <w:r w:rsidDel="00000000" w:rsidR="00000000" w:rsidRPr="00000000">
        <w:rPr>
          <w:rtl w:val="0"/>
        </w:rPr>
        <w:t xml:space="preserve">. Tree height was extracted directly from the FIA records where available. Shade tolerance was obtained from a species-level index of </w:t>
      </w:r>
      <w:hyperlink r:id="rId96">
        <w:r w:rsidDel="00000000" w:rsidR="00000000" w:rsidRPr="00000000">
          <w:rPr>
            <w:rtl w:val="0"/>
          </w:rPr>
          <w:t xml:space="preserve">(Rueda </w:t>
        </w:r>
      </w:hyperlink>
      <w:hyperlink r:id="rId97">
        <w:r w:rsidDel="00000000" w:rsidR="00000000" w:rsidRPr="00000000">
          <w:rPr>
            <w:i w:val="1"/>
            <w:iCs w:val="1"/>
            <w:rtl w:val="0"/>
          </w:rPr>
          <w:t xml:space="preserve">et al.</w:t>
        </w:r>
      </w:hyperlink>
      <w:hyperlink r:id="rId98">
        <w:r w:rsidDel="00000000" w:rsidR="00000000" w:rsidRPr="00000000">
          <w:rPr>
            <w:rtl w:val="0"/>
          </w:rPr>
          <w:t xml:space="preserve"> 2018)</w:t>
        </w:r>
      </w:hyperlink>
      <w:r w:rsidDel="00000000" w:rsidR="00000000" w:rsidRPr="00000000">
        <w:rPr>
          <w:rtl w:val="0"/>
        </w:rPr>
        <w:t xml:space="preserve">, with missing values imputed </w:t>
      </w:r>
      <w:commentRangeStart w:id="9"/>
      <w:r w:rsidDel="00000000" w:rsidR="00000000" w:rsidRPr="00000000">
        <w:rPr>
          <w:rtl w:val="0"/>
        </w:rPr>
        <w:t xml:space="preserve">via phylogenetic nearest-neighbour lookup using PhyloMaker in R</w:t>
      </w:r>
      <w:commentRangeEnd w:id="9"/>
      <w:r w:rsidDel="00000000" w:rsidR="00000000" w:rsidRPr="00000000">
        <w:commentReference w:id="9"/>
      </w:r>
      <w:r w:rsidDel="00000000" w:rsidR="00000000" w:rsidRPr="00000000">
        <w:rPr>
          <w:rtl w:val="0"/>
        </w:rPr>
        <w:t xml:space="preserve"> </w:t>
      </w:r>
      <w:hyperlink r:id="rId99">
        <w:r w:rsidDel="00000000" w:rsidR="00000000" w:rsidRPr="00000000">
          <w:rPr>
            <w:rtl w:val="0"/>
          </w:rPr>
          <w:t xml:space="preserve">(Jin &amp; Qian 2019)</w:t>
        </w:r>
      </w:hyperlink>
      <w:r w:rsidDel="00000000" w:rsidR="00000000" w:rsidRPr="00000000">
        <w:rPr>
          <w:rtl w:val="0"/>
        </w:rPr>
        <w:t xml:space="preserve">. All trait values were log-transformed and z-scored using grand means and standard deviations computed across the full assembled dataset.</w:t>
      </w:r>
      <w:r w:rsidDel="00000000" w:rsidR="00000000" w:rsidRPr="00000000">
        <w:rPr>
          <w:rtl w:val="0"/>
        </w:rPr>
        <w:t xml:space="preserve"> Trait expression per plot was summarised as a community-weighted mean (CWM). For each species within a plot, we calculated a basal-area-weighted mean of individual-level trait values across all trees</w:t>
      </w:r>
      <w:r w:rsidDel="00000000" w:rsidR="00000000" w:rsidRPr="00000000">
        <w:rPr>
          <w:rtl w:val="0"/>
        </w:rPr>
        <w:t xml:space="preserve"> of that species, where basal area was calculated from diameter at breast height and scaled by the trees-per-acre expansion factor to produce per-acre equivalents. Plot-level CWMs were then </w:t>
      </w:r>
      <w:r w:rsidDel="00000000" w:rsidR="00000000" w:rsidRPr="00000000">
        <w:rPr>
          <w:rtl w:val="0"/>
        </w:rPr>
        <w:t xml:space="preserve">calculated as basal-area-weighted means of species-level trait values across all species in the plot, using scaled basal area as weights.</w:t>
      </w:r>
      <w:r w:rsidDel="00000000" w:rsidR="00000000" w:rsidRPr="00000000">
        <w:rPr>
          <w:rtl w:val="0"/>
        </w:rPr>
        <w:t xml:space="preserve"> This weighting scheme reflects the functional contribution of each species proportional to its structural dominance in the stand.</w:t>
      </w:r>
    </w:p>
    <w:p w:rsidR="00000000" w:rsidDel="00000000" w:rsidP="00000000" w:rsidRDefault="00000000" w:rsidRPr="00000000" w14:paraId="00000031">
      <w:pPr>
        <w:spacing w:after="240" w:line="360" w:lineRule="auto"/>
        <w:rPr>
          <w:b w:val="1"/>
          <w:bCs w:val="1"/>
          <w:i w:val="1"/>
          <w:iCs w:val="1"/>
        </w:rPr>
      </w:pPr>
      <w:r w:rsidDel="00000000" w:rsidR="00000000" w:rsidRPr="00000000">
        <w:rPr>
          <w:b w:val="1"/>
          <w:bCs w:val="1"/>
          <w:i w:val="1"/>
          <w:iCs w:val="1"/>
          <w:rtl w:val="0"/>
        </w:rPr>
        <w:t xml:space="preserve">Environmental Features</w:t>
      </w:r>
    </w:p>
    <w:p w:rsidR="00000000" w:rsidDel="00000000" w:rsidP="00000000" w:rsidRDefault="00000000" w:rsidRPr="00000000" w14:paraId="00000032">
      <w:pPr>
        <w:spacing w:after="240" w:line="360" w:lineRule="auto"/>
        <w:rPr/>
      </w:pPr>
      <w:r w:rsidDel="00000000" w:rsidR="00000000" w:rsidRPr="00000000">
        <w:rPr>
          <w:rtl w:val="0"/>
        </w:rPr>
        <w:t xml:space="preserve">We selected environmental predictors to capture the major abiotic axes affecting tree distribution and productivity </w:t>
      </w:r>
      <w:hyperlink r:id="rId100">
        <w:r w:rsidDel="00000000" w:rsidR="00000000" w:rsidRPr="00000000">
          <w:rPr>
            <w:rtl w:val="0"/>
          </w:rPr>
          <w:t xml:space="preserve">(van den Hoogen </w:t>
        </w:r>
      </w:hyperlink>
      <w:hyperlink r:id="rId101">
        <w:r w:rsidDel="00000000" w:rsidR="00000000" w:rsidRPr="00000000">
          <w:rPr>
            <w:i w:val="1"/>
            <w:iCs w:val="1"/>
            <w:rtl w:val="0"/>
          </w:rPr>
          <w:t xml:space="preserve">et al.</w:t>
        </w:r>
      </w:hyperlink>
      <w:hyperlink r:id="rId102">
        <w:r w:rsidDel="00000000" w:rsidR="00000000" w:rsidRPr="00000000">
          <w:rPr>
            <w:rtl w:val="0"/>
          </w:rPr>
          <w:t xml:space="preserve"> 2019; Maynard </w:t>
        </w:r>
      </w:hyperlink>
      <w:hyperlink r:id="rId103">
        <w:r w:rsidDel="00000000" w:rsidR="00000000" w:rsidRPr="00000000">
          <w:rPr>
            <w:i w:val="1"/>
            <w:iCs w:val="1"/>
            <w:rtl w:val="0"/>
          </w:rPr>
          <w:t xml:space="preserve">et al.</w:t>
        </w:r>
      </w:hyperlink>
      <w:hyperlink r:id="rId104">
        <w:r w:rsidDel="00000000" w:rsidR="00000000" w:rsidRPr="00000000">
          <w:rPr>
            <w:rtl w:val="0"/>
          </w:rPr>
          <w:t xml:space="preserve"> 2022)</w:t>
        </w:r>
      </w:hyperlink>
      <w:r w:rsidDel="00000000" w:rsidR="00000000" w:rsidRPr="00000000">
        <w:rPr>
          <w:rtl w:val="0"/>
        </w:rPr>
        <w:t xml:space="preserve">. Climate variables were obtained from the CHELSA dataset </w:t>
      </w:r>
      <w:hyperlink r:id="rId105">
        <w:r w:rsidDel="00000000" w:rsidR="00000000" w:rsidRPr="00000000">
          <w:rPr>
            <w:rtl w:val="0"/>
          </w:rPr>
          <w:t xml:space="preserve">(Karger </w:t>
        </w:r>
      </w:hyperlink>
      <w:hyperlink r:id="rId106">
        <w:r w:rsidDel="00000000" w:rsidR="00000000" w:rsidRPr="00000000">
          <w:rPr>
            <w:i w:val="1"/>
            <w:iCs w:val="1"/>
            <w:rtl w:val="0"/>
          </w:rPr>
          <w:t xml:space="preserve">et al.</w:t>
        </w:r>
      </w:hyperlink>
      <w:hyperlink r:id="rId107">
        <w:r w:rsidDel="00000000" w:rsidR="00000000" w:rsidRPr="00000000">
          <w:rPr>
            <w:rtl w:val="0"/>
          </w:rPr>
          <w:t xml:space="preserve"> 2017)</w:t>
        </w:r>
      </w:hyperlink>
      <w:r w:rsidDel="00000000" w:rsidR="00000000" w:rsidRPr="00000000">
        <w:rPr>
          <w:rtl w:val="0"/>
        </w:rPr>
        <w:t xml:space="preserve"> </w:t>
      </w:r>
      <w:r w:rsidDel="00000000" w:rsidR="00000000" w:rsidRPr="00000000">
        <w:rPr>
          <w:rtl w:val="0"/>
        </w:rPr>
        <w:t xml:space="preserve">and included annual mean temperature, minimum and maximum temperatures of the coldest and warmest months, annual precipitation, and precipitation of the wettest, driest, warmest, and coldest quarters. Soil characteristics were obtained from SoilGrids250m </w:t>
      </w:r>
      <w:hyperlink r:id="rId108">
        <w:r w:rsidDel="00000000" w:rsidR="00000000" w:rsidRPr="00000000">
          <w:rPr>
            <w:rtl w:val="0"/>
          </w:rPr>
          <w:t xml:space="preserve">(Hengl </w:t>
        </w:r>
      </w:hyperlink>
      <w:hyperlink r:id="rId109">
        <w:r w:rsidDel="00000000" w:rsidR="00000000" w:rsidRPr="00000000">
          <w:rPr>
            <w:i w:val="1"/>
            <w:iCs w:val="1"/>
            <w:rtl w:val="0"/>
          </w:rPr>
          <w:t xml:space="preserve">et al.</w:t>
        </w:r>
      </w:hyperlink>
      <w:hyperlink r:id="rId110">
        <w:r w:rsidDel="00000000" w:rsidR="00000000" w:rsidRPr="00000000">
          <w:rPr>
            <w:rtl w:val="0"/>
          </w:rPr>
          <w:t xml:space="preserve"> 2017)</w:t>
        </w:r>
      </w:hyperlink>
      <w:r w:rsidDel="00000000" w:rsidR="00000000" w:rsidRPr="00000000">
        <w:rPr>
          <w:rtl w:val="0"/>
        </w:rPr>
        <w:t xml:space="preserve"> and included sand content and water capacity at 15 cm and 60 cm depths. Elevation data were obtained from </w:t>
      </w:r>
      <w:hyperlink r:id="rId111">
        <w:r w:rsidDel="00000000" w:rsidR="00000000" w:rsidRPr="00000000">
          <w:rPr>
            <w:rtl w:val="0"/>
          </w:rPr>
          <w:t xml:space="preserve">(Amatulli </w:t>
        </w:r>
      </w:hyperlink>
      <w:hyperlink r:id="rId112">
        <w:r w:rsidDel="00000000" w:rsidR="00000000" w:rsidRPr="00000000">
          <w:rPr>
            <w:i w:val="1"/>
            <w:iCs w:val="1"/>
            <w:rtl w:val="0"/>
          </w:rPr>
          <w:t xml:space="preserve">et al.</w:t>
        </w:r>
      </w:hyperlink>
      <w:hyperlink r:id="rId113">
        <w:r w:rsidDel="00000000" w:rsidR="00000000" w:rsidRPr="00000000">
          <w:rPr>
            <w:rtl w:val="0"/>
          </w:rPr>
          <w:t xml:space="preserve"> 2018)</w:t>
        </w:r>
      </w:hyperlink>
      <w:r w:rsidDel="00000000" w:rsidR="00000000" w:rsidRPr="00000000">
        <w:rPr>
          <w:rtl w:val="0"/>
        </w:rPr>
        <w:t xml:space="preserve">. All environmental data were extracted at a 30 arcsecond resolution (~1 km²) for each plot coordinate </w:t>
      </w:r>
      <w:hyperlink r:id="rId114">
        <w:r w:rsidDel="00000000" w:rsidR="00000000" w:rsidRPr="00000000">
          <w:rPr>
            <w:rtl w:val="0"/>
          </w:rPr>
          <w:t xml:space="preserve">(van den Hoogen </w:t>
        </w:r>
      </w:hyperlink>
      <w:hyperlink r:id="rId115">
        <w:r w:rsidDel="00000000" w:rsidR="00000000" w:rsidRPr="00000000">
          <w:rPr>
            <w:i w:val="1"/>
            <w:iCs w:val="1"/>
            <w:rtl w:val="0"/>
          </w:rPr>
          <w:t xml:space="preserve">et al.</w:t>
        </w:r>
      </w:hyperlink>
      <w:hyperlink r:id="rId116">
        <w:r w:rsidDel="00000000" w:rsidR="00000000" w:rsidRPr="00000000">
          <w:rPr>
            <w:rtl w:val="0"/>
          </w:rPr>
          <w:t xml:space="preserve"> 2019)</w:t>
        </w:r>
      </w:hyperlink>
      <w:r w:rsidDel="00000000" w:rsidR="00000000" w:rsidRPr="00000000">
        <w:rPr>
          <w:rtl w:val="0"/>
        </w:rPr>
        <w:t xml:space="preserve">. To reduce collinearity among climate and soil variables and to avoid unrealistic scenario combinations in subsequent analyses, we performed a principal component analysis (PCA) on the 14 temperature, precipitation, and soil texture variables. Suitability for PCA was confirmed using the Kaiser-Meyer-Olkin criterion (KMO &gt; 0.8) and Bartlett's test of sphericity. We retained three components with eigenvalues greater than one and applied varimax rotation to improve interpretability, projecting plot observations onto the rotated axes to obtain scores used as predictors. The first rotated principal component (PC) was strongly associated with temperature variables; the second (soil water retention) was positively associated with water capacity and negatively with sand content; and the third (precipitation) was associated with precipitation variables (Fig. S-1a–d). Soil pH and elevation were excluded from the PCA; pH because it is orthogonal to the water retention axis, and elevation because its effect is best interpreted independently of the climatic gradient it partially encodes. Both were retained as direct predictors alongside the three PCs, yielding six predictors in total: temperature, soil water retention, precipitation, elevation, soil pH, and stand age. Collinearity among these six predictors was assessed prior to modelling and found to be low, with no pairwise Pearson correlation exceeding |0.5| (Fig. S-1f). We confirmed the interpretability of the rotated components by examining PC score distributions across biomes (Fig. S-1e), and the spatial distribution and feature-value ranges of the upper/lower quantile strata used for stratification (see below), for all five predictors, are shown in Fig. S-2.</w:t>
      </w:r>
      <w:r w:rsidDel="00000000" w:rsidR="00000000" w:rsidRPr="00000000">
        <w:rPr>
          <w:rtl w:val="0"/>
        </w:rPr>
      </w:r>
    </w:p>
    <w:p w:rsidR="00000000" w:rsidDel="00000000" w:rsidP="00000000" w:rsidRDefault="00000000" w:rsidRPr="00000000" w14:paraId="00000033">
      <w:pPr>
        <w:spacing w:after="240" w:line="360" w:lineRule="auto"/>
        <w:rPr>
          <w:b w:val="1"/>
          <w:bCs w:val="1"/>
          <w:i w:val="1"/>
          <w:iCs w:val="1"/>
        </w:rPr>
      </w:pPr>
      <w:r w:rsidDel="00000000" w:rsidR="00000000" w:rsidRPr="00000000">
        <w:rPr>
          <w:b w:val="1"/>
          <w:bCs w:val="1"/>
          <w:i w:val="1"/>
          <w:iCs w:val="1"/>
          <w:rtl w:val="0"/>
        </w:rPr>
        <w:t xml:space="preserve">Random Forest Models</w:t>
      </w:r>
    </w:p>
    <w:p w:rsidR="00000000" w:rsidDel="00000000" w:rsidP="00000000" w:rsidRDefault="00000000" w:rsidRPr="00000000" w14:paraId="00000034">
      <w:pPr>
        <w:spacing w:after="240" w:line="360" w:lineRule="auto"/>
        <w:rPr>
          <w:b w:val="1"/>
          <w:bCs w:val="1"/>
          <w:i w:val="1"/>
          <w:iCs w:val="1"/>
        </w:rPr>
      </w:pPr>
      <w:r w:rsidDel="00000000" w:rsidR="00000000" w:rsidRPr="00000000">
        <w:rPr>
          <w:rtl w:val="0"/>
        </w:rPr>
        <w:t xml:space="preserve">We modelled CWM trait expression as a function of stand age and the five abiotic predictors using random forest regression implemented in the ranger package </w:t>
      </w:r>
      <w:hyperlink r:id="rId117">
        <w:r w:rsidDel="00000000" w:rsidR="00000000" w:rsidRPr="00000000">
          <w:rPr>
            <w:rtl w:val="0"/>
          </w:rPr>
          <w:t xml:space="preserve">(Wright &amp; Ziegler 2017)</w:t>
        </w:r>
      </w:hyperlink>
      <w:r w:rsidDel="00000000" w:rsidR="00000000" w:rsidRPr="00000000">
        <w:rPr>
          <w:rtl w:val="0"/>
        </w:rPr>
        <w:t xml:space="preserve"> </w:t>
      </w:r>
      <w:r w:rsidDel="00000000" w:rsidR="00000000" w:rsidRPr="00000000">
        <w:rPr>
          <w:rtl w:val="0"/>
        </w:rPr>
        <w:t xml:space="preserve">in R v.4.5.0. We used random forests because they can capture non-linear relationships and predictor interactions without explicit model specification, and provide out-of-bag error estimates that reflect genuine predictive performance </w:t>
      </w:r>
      <w:hyperlink r:id="rId118">
        <w:r w:rsidDel="00000000" w:rsidR="00000000" w:rsidRPr="00000000">
          <w:rPr>
            <w:rtl w:val="0"/>
          </w:rPr>
          <w:t xml:space="preserve">(Breiman 2001)</w:t>
        </w:r>
      </w:hyperlink>
      <w:r w:rsidDel="00000000" w:rsidR="00000000" w:rsidRPr="00000000">
        <w:rPr>
          <w:rtl w:val="0"/>
        </w:rPr>
        <w:t xml:space="preserve">. Consistent with this, several predictors showed weak or near-zero linear correlations with trait expression, indicating relationships a linear model could miss (Fig. S-4). Separate models were fitted for each trait within each forest type, yielding 18 models in total. For each forest type, data were split into training (80%) and held-out test (20%, capped at 5,000 plots) sets. Hyperparameters (number of trees, variables per split, minimum node size) were tuned via out-of-bag grid search on the training set, and the best-performing configuration was used to fit final models. Model performance was evaluated on the held-out test set using R² and root mean squared error (RMSE), providing out-of-fit estimates that are comparable with the cross-validated VEcv values reported in the predictability analysis (see below).</w:t>
      </w:r>
      <w:r w:rsidDel="00000000" w:rsidR="00000000" w:rsidRPr="00000000">
        <w:rPr>
          <w:rtl w:val="0"/>
        </w:rPr>
      </w:r>
    </w:p>
    <w:p w:rsidR="00000000" w:rsidDel="00000000" w:rsidP="00000000" w:rsidRDefault="00000000" w:rsidRPr="00000000" w14:paraId="00000035">
      <w:pPr>
        <w:spacing w:after="240" w:line="360" w:lineRule="auto"/>
        <w:rPr>
          <w:b w:val="1"/>
          <w:bCs w:val="1"/>
          <w:i w:val="1"/>
          <w:iCs w:val="1"/>
        </w:rPr>
      </w:pPr>
      <w:r w:rsidDel="00000000" w:rsidR="00000000" w:rsidRPr="00000000">
        <w:rPr>
          <w:rtl w:val="0"/>
        </w:rPr>
      </w:r>
    </w:p>
    <w:p w:rsidR="00000000" w:rsidDel="00000000" w:rsidP="00000000" w:rsidRDefault="00000000" w:rsidRPr="00000000" w14:paraId="00000036">
      <w:pPr>
        <w:spacing w:after="240" w:line="360" w:lineRule="auto"/>
        <w:rPr>
          <w:b w:val="1"/>
          <w:bCs w:val="1"/>
          <w:i w:val="1"/>
          <w:iCs w:val="1"/>
        </w:rPr>
      </w:pPr>
      <w:r w:rsidDel="00000000" w:rsidR="00000000" w:rsidRPr="00000000">
        <w:rPr>
          <w:rtl w:val="0"/>
        </w:rPr>
      </w:r>
    </w:p>
    <w:p w:rsidR="00000000" w:rsidDel="00000000" w:rsidP="00000000" w:rsidRDefault="00000000" w:rsidRPr="00000000" w14:paraId="00000037">
      <w:pPr>
        <w:spacing w:after="240" w:line="360" w:lineRule="auto"/>
        <w:rPr>
          <w:b w:val="1"/>
          <w:bCs w:val="1"/>
          <w:i w:val="1"/>
          <w:iCs w:val="1"/>
          <w:color w:val="000000"/>
          <w:sz w:val="22"/>
          <w:szCs w:val="22"/>
        </w:rPr>
      </w:pPr>
      <w:r w:rsidDel="00000000" w:rsidR="00000000" w:rsidRPr="00000000">
        <w:rPr>
          <w:b w:val="1"/>
          <w:bCs w:val="1"/>
          <w:i w:val="1"/>
          <w:iCs w:val="1"/>
          <w:color w:val="000000"/>
          <w:sz w:val="22"/>
          <w:szCs w:val="22"/>
          <w:rtl w:val="0"/>
        </w:rPr>
        <w:t xml:space="preserve">Relative Importance of Environmental and Successional Filtering</w:t>
      </w:r>
    </w:p>
    <w:p w:rsidR="00000000" w:rsidDel="00000000" w:rsidP="00000000" w:rsidRDefault="00000000" w:rsidRPr="00000000" w14:paraId="00000038">
      <w:pPr>
        <w:spacing w:after="240" w:before="240" w:line="360" w:lineRule="auto"/>
        <w:rPr/>
      </w:pPr>
      <w:r w:rsidDel="00000000" w:rsidR="00000000" w:rsidRPr="00000000">
        <w:rPr>
          <w:rtl w:val="0"/>
        </w:rPr>
        <w:t xml:space="preserve">To quantify the relative contribution of environmental and successional filtering to trait variation, we computed SHAP values using the fastshap package </w:t>
      </w:r>
      <w:hyperlink r:id="rId119">
        <w:r w:rsidDel="00000000" w:rsidR="00000000" w:rsidRPr="00000000">
          <w:rPr>
            <w:rtl w:val="0"/>
          </w:rPr>
          <w:t xml:space="preserve">(Greenwell 2024)</w:t>
        </w:r>
      </w:hyperlink>
      <w:r w:rsidDel="00000000" w:rsidR="00000000" w:rsidRPr="00000000">
        <w:rPr>
          <w:rtl w:val="0"/>
        </w:rPr>
        <w:t xml:space="preserve">. SHAP values decompose model predictions by attributing an effect size to each predictor in a game-theoretic framework, providing a principled measure of variable importance that accounts for predictor interactions and non-linearities </w:t>
      </w:r>
      <w:hyperlink r:id="rId120">
        <w:r w:rsidDel="00000000" w:rsidR="00000000" w:rsidRPr="00000000">
          <w:rPr>
            <w:rtl w:val="0"/>
          </w:rPr>
          <w:t xml:space="preserve">(Marcílio &amp; Eler 2020; Štrumbelj &amp; Kononenko 2014)</w:t>
        </w:r>
      </w:hyperlink>
      <w:r w:rsidDel="00000000" w:rsidR="00000000" w:rsidRPr="00000000">
        <w:rPr>
          <w:rtl w:val="0"/>
        </w:rPr>
        <w:t xml:space="preserve">. SHAP values were computed on the held-out test set, using 100 Monte Carlo simulations per observation to ensure stable estimates. Feature importance was quantified as the sum of absolute SHAP values across all test observations; the full distribution of SHAP values per predictor and trait is shown as beeswarm plots (Fig. S-5). To enable direct comparison between environmental and successional filtering despite the unequal number of predictors in each category, we summed absolute SHAP importance within two ecological categories; i.e., environmental filtering (temperature, soil water retention, precipitation, elevation, soil pH) and successional filtering (stand age), and computed their ratio. A ratio greater than one indicates that environmental predictors collectively explain more trait variation than stand age; a ratio less than one indicates successional dominance. SHAP dependence plots illustrating the marginal relationship between each predictor and its attributed importance are provided in Fig. S-6.</w:t>
      </w: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360" w:lineRule="auto"/>
        <w:rPr>
          <w:b w:val="1"/>
          <w:bCs w:val="1"/>
          <w:i w:val="1"/>
          <w:iCs w:val="1"/>
          <w:color w:val="000000"/>
          <w:sz w:val="22"/>
          <w:szCs w:val="22"/>
        </w:rPr>
      </w:pPr>
      <w:bookmarkStart w:colFirst="0" w:colLast="0" w:name="_gv8lfruksml1" w:id="0"/>
      <w:bookmarkEnd w:id="0"/>
      <w:r w:rsidDel="00000000" w:rsidR="00000000" w:rsidRPr="00000000">
        <w:rPr>
          <w:b w:val="1"/>
          <w:bCs w:val="1"/>
          <w:i w:val="1"/>
          <w:iCs w:val="1"/>
          <w:color w:val="000000"/>
          <w:sz w:val="22"/>
          <w:szCs w:val="22"/>
          <w:rtl w:val="0"/>
        </w:rPr>
        <w:t xml:space="preserve">Environmental </w:t>
      </w:r>
      <w:r w:rsidDel="00000000" w:rsidR="00000000" w:rsidRPr="00000000">
        <w:rPr>
          <w:b w:val="1"/>
          <w:bCs w:val="1"/>
          <w:i w:val="1"/>
          <w:iCs w:val="1"/>
          <w:color w:val="000000"/>
          <w:sz w:val="22"/>
          <w:szCs w:val="22"/>
          <w:rtl w:val="0"/>
        </w:rPr>
        <w:t xml:space="preserve">Modulation</w:t>
      </w:r>
      <w:r w:rsidDel="00000000" w:rsidR="00000000" w:rsidRPr="00000000">
        <w:rPr>
          <w:b w:val="1"/>
          <w:bCs w:val="1"/>
          <w:i w:val="1"/>
          <w:iCs w:val="1"/>
          <w:color w:val="000000"/>
          <w:sz w:val="22"/>
          <w:szCs w:val="22"/>
          <w:rtl w:val="0"/>
        </w:rPr>
        <w:t xml:space="preserve"> of Successional Trait Trajectories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line="360" w:lineRule="auto"/>
        <w:rPr>
          <w:ins w:author="Merlin Weiss" w:id="19" w:date="2026-08-19T12:48:02Z"/>
        </w:rPr>
      </w:pPr>
      <w:r w:rsidDel="00000000" w:rsidR="00000000" w:rsidRPr="00000000">
        <w:rPr>
          <w:rtl w:val="0"/>
        </w:rPr>
        <w:t xml:space="preserve">To test whether environmental conditions modulate successional trait trajectories, we </w:t>
      </w:r>
      <w:ins w:author="Merlin Weiss" w:id="17" w:date="2026-08-19T12:42:28Z">
        <w:r w:rsidDel="00000000" w:rsidR="00000000" w:rsidRPr="00000000">
          <w:rPr>
            <w:rtl w:val="0"/>
          </w:rPr>
          <w:t xml:space="preserve">compared the effect of stand age between contrastic environmental conditions. For each of the five environmental predictors in turn, plots were divided into lower and upper quartile strata, representing </w:t>
        </w:r>
        <w:r w:rsidDel="00000000" w:rsidR="00000000" w:rsidRPr="00000000">
          <w:rPr>
            <w:rtl w:val="0"/>
            <w:rPrChange w:author="Merlin Weiss" w:id="18" w:date="2026-08-19T12:42:28Z">
              <w:rPr/>
            </w:rPrChange>
          </w:rPr>
          <w:t xml:space="preserve">contrasting</w:t>
        </w:r>
        <w:r w:rsidDel="00000000" w:rsidR="00000000" w:rsidRPr="00000000">
          <w:rPr>
            <w:rtl w:val="0"/>
          </w:rPr>
          <w:t xml:space="preserve"> environmental contexts. This yielded two strata for each environmental predictor and forest type. Within each stratum, we fitted </w:t>
        </w:r>
        <w:r w:rsidDel="00000000" w:rsidR="00000000" w:rsidRPr="00000000">
          <w:rPr>
            <w:rtl w:val="0"/>
            <w:rPrChange w:author="Merlin Weiss" w:id="18" w:date="2026-08-19T12:42:28Z">
              <w:rPr/>
            </w:rPrChange>
          </w:rPr>
          <w:t xml:space="preserve">separate</w:t>
        </w:r>
        <w:r w:rsidDel="00000000" w:rsidR="00000000" w:rsidRPr="00000000">
          <w:rPr>
            <w:rtl w:val="0"/>
          </w:rPr>
          <w:t xml:space="preserve"> random forest models of the form trait ~ stand age + temperature + soil water retention + precipitation + elevation + soil pH, using the tuned hyperparameters from the corresponding global model. Fitting models </w:t>
        </w:r>
        <w:r w:rsidDel="00000000" w:rsidR="00000000" w:rsidRPr="00000000">
          <w:rPr>
            <w:rtl w:val="0"/>
            <w:rPrChange w:author="Merlin Weiss" w:id="18" w:date="2026-08-19T12:42:28Z">
              <w:rPr/>
            </w:rPrChange>
          </w:rPr>
          <w:t xml:space="preserve">separately</w:t>
        </w:r>
        <w:r w:rsidDel="00000000" w:rsidR="00000000" w:rsidRPr="00000000">
          <w:rPr>
            <w:rtl w:val="0"/>
          </w:rPr>
          <w:t xml:space="preserve"> within environmental strata </w:t>
        </w:r>
        <w:r w:rsidDel="00000000" w:rsidR="00000000" w:rsidRPr="00000000">
          <w:rPr>
            <w:rtl w:val="0"/>
            <w:rPrChange w:author="Merlin Weiss" w:id="18" w:date="2026-08-19T12:42:28Z">
              <w:rPr/>
            </w:rPrChange>
          </w:rPr>
          <w:t xml:space="preserve">reduced</w:t>
        </w:r>
        <w:r w:rsidDel="00000000" w:rsidR="00000000" w:rsidRPr="00000000">
          <w:rPr>
            <w:rtl w:val="0"/>
          </w:rPr>
          <w:t xml:space="preserve"> extrapolation across the focal environmental gradient while allowing the relationship between stand age and trait </w:t>
        </w:r>
        <w:r w:rsidDel="00000000" w:rsidR="00000000" w:rsidRPr="00000000">
          <w:rPr>
            <w:rtl w:val="0"/>
            <w:rPrChange w:author="Merlin Weiss" w:id="18" w:date="2026-08-19T12:42:28Z">
              <w:rPr/>
            </w:rPrChange>
          </w:rPr>
          <w:t xml:space="preserve">expression</w:t>
        </w:r>
        <w:r w:rsidDel="00000000" w:rsidR="00000000" w:rsidRPr="00000000">
          <w:rPr>
            <w:rtl w:val="0"/>
          </w:rPr>
          <w:t xml:space="preserve"> to vary with environmental context. </w:t>
        </w:r>
      </w:ins>
      <w:del w:author="Merlin Weiss" w:id="17" w:date="2026-08-19T12:42:28Z">
        <w:r w:rsidDel="00000000" w:rsidR="00000000" w:rsidRPr="00000000">
          <w:rPr>
            <w:rtl w:val="0"/>
          </w:rPr>
          <w:delText xml:space="preserve">used partial dependence analysis to compare the marginal effect of stand age on trait expression across contrasting environmental conditions. Rather than using the global models to predict across an environmental grid, which risks extrapolation into unobserved feature combinations, we stratified the data into high and low environmental groups based on the upper and lower 25th percentile quantiles of each environmental predictor, creating ten scenario subsets per forest type. We then fitted new random forest models of the form </w:delText>
        </w:r>
        <w:r w:rsidDel="00000000" w:rsidR="00000000" w:rsidRPr="00000000">
          <w:rPr>
            <w:i w:val="1"/>
            <w:iCs w:val="1"/>
            <w:rtl w:val="0"/>
          </w:rPr>
          <w:delText xml:space="preserve">trait_t</w:delText>
        </w:r>
        <w:r w:rsidDel="00000000" w:rsidR="00000000" w:rsidRPr="00000000">
          <w:rPr>
            <w:rtl w:val="0"/>
          </w:rPr>
          <w:delText xml:space="preserve"> ~ stand age + temperature + soil water retention + precipitation + elevation + soil pH, using the tuned hyperparameters from the corresponding global model. We then obtained partial dependence curves by fixing stand age at each of 20 evenly spaced values across the observed range and predicted the trait for every plot in the stratum at that fixed stand age while holding its other predictors at their observed values, and averaging those predictions. This stratified approach restricts predictions to observed feature combinations, captures heterogeneous effects where environmental predictors may have opposing effects at gradient extremes, and allows direct assessment of model sensitivity to environmental context </w:delText>
        </w:r>
        <w:r w:rsidDel="00000000" w:rsidR="00000000" w:rsidRPr="00000000">
          <w:fldChar w:fldCharType="begin"/>
        </w:r>
        <w:r w:rsidDel="00000000" w:rsidR="00000000" w:rsidRPr="00000000">
          <w:delInstrText xml:space="preserve">HYPERLINK "https://www.zotero.org/google-docs/?pJD6gv"</w:delInstrText>
        </w:r>
        <w:r w:rsidDel="00000000" w:rsidR="00000000" w:rsidRPr="00000000">
          <w:fldChar w:fldCharType="separate"/>
        </w:r>
        <w:r w:rsidDel="00000000" w:rsidR="00000000" w:rsidRPr="00000000">
          <w:rPr>
            <w:rtl w:val="0"/>
          </w:rPr>
          <w:delText xml:space="preserve">(Friedman 2001)</w:delText>
        </w:r>
        <w:r w:rsidDel="00000000" w:rsidR="00000000" w:rsidRPr="00000000">
          <w:fldChar w:fldCharType="end"/>
        </w:r>
        <w:r w:rsidDel="00000000" w:rsidR="00000000" w:rsidRPr="00000000">
          <w:rPr>
            <w:rtl w:val="0"/>
          </w:rPr>
          <w:delText xml:space="preserve">. </w:delText>
        </w:r>
      </w:del>
      <w:ins w:author="Merlin Weiss" w:id="19" w:date="2026-08-19T12:48:02Z">
        <w:r w:rsidDel="00000000" w:rsidR="00000000" w:rsidRPr="00000000">
          <w:rPr>
            <w:rtl w:val="0"/>
          </w:rPr>
        </w:r>
      </w:ins>
    </w:p>
    <w:p w:rsidR="00000000" w:rsidDel="00000000" w:rsidP="00000000" w:rsidRDefault="00000000" w:rsidRPr="00000000" w14:paraId="0000003C">
      <w:pPr>
        <w:spacing w:after="240" w:before="240" w:line="360" w:lineRule="auto"/>
        <w:rPr>
          <w:del w:author="Merlin Weiss" w:id="19" w:date="2026-08-19T12:48:02Z"/>
        </w:rPr>
        <w:pPrChange w:author="Merlin Weiss" w:id="0" w:date="2026-08-19T12:48:02Z">
          <w:pPr>
            <w:spacing w:after="240" w:line="360" w:lineRule="auto"/>
          </w:pPr>
        </w:pPrChange>
      </w:pPr>
      <w:ins w:author="Merlin Weiss" w:id="19" w:date="2026-08-19T12:48:02Z">
        <w:r w:rsidDel="00000000" w:rsidR="00000000" w:rsidRPr="00000000">
          <w:rPr>
            <w:rtl w:val="0"/>
            <w:rPrChange w:author="Merlin Weiss" w:id="20" w:date="2026-08-19T12:48:02Z">
              <w:rPr/>
            </w:rPrChange>
          </w:rPr>
          <w:t xml:space="preserve">For each stratified model, we quantified the successional trait trajectory using partial dependence analysis. Stand age was fixed sequentially at 20 evenly spaced values across the analysed age range, while all other predictors retained their observed values, and predictions were averaged across plots within the stratum </w:t>
        </w:r>
        <w:r w:rsidDel="00000000" w:rsidR="00000000" w:rsidRPr="00000000">
          <w:fldChar w:fldCharType="begin"/>
        </w:r>
        <w:r w:rsidDel="00000000" w:rsidR="00000000" w:rsidRPr="00000000">
          <w:instrText xml:space="preserve">HYPERLINK "https://www.zotero.org/google-docs/?EHuC0N"</w:instrText>
        </w:r>
        <w:r w:rsidDel="00000000" w:rsidR="00000000" w:rsidRPr="00000000">
          <w:fldChar w:fldCharType="separate"/>
        </w:r>
        <w:r w:rsidDel="00000000" w:rsidR="00000000" w:rsidRPr="00000000">
          <w:rPr>
            <w:rtl w:val="0"/>
          </w:rPr>
          <w:t xml:space="preserve">(Friedman 2001)</w:t>
        </w:r>
        <w:r w:rsidDel="00000000" w:rsidR="00000000" w:rsidRPr="00000000">
          <w:fldChar w:fldCharType="end"/>
        </w:r>
        <w:r w:rsidDel="00000000" w:rsidR="00000000" w:rsidRPr="00000000">
          <w:rPr>
            <w:rtl w:val="0"/>
            <w:rPrChange w:author="Merlin Weiss" w:id="20" w:date="2026-08-19T12:48:02Z">
              <w:rPr/>
            </w:rPrChange>
          </w:rPr>
          <w:t xml:space="preserve">. This produced separate stand-age trajectories for the upper and lower quartiles of each environmental predictor. Uncertainty in these trajectories and their derived statistics was quantified using 100 bootstrap iterations. Within each iteration, plots were resampled with replacement separately within each forest type, after which environmental stratification, model fitting, and partial dependence estimation were repeated. The resulting bootstrap trajectories are shown in Fig. S-7.</w:t>
        </w:r>
      </w:ins>
      <w:del w:author="Merlin Weiss" w:id="19" w:date="2026-08-19T12:48:02Z">
        <w:r w:rsidDel="00000000" w:rsidR="00000000" w:rsidRPr="00000000">
          <w:rPr>
            <w:rtl w:val="0"/>
          </w:rPr>
        </w:r>
      </w:del>
    </w:p>
    <w:p w:rsidR="00000000" w:rsidDel="00000000" w:rsidP="00000000" w:rsidRDefault="00000000" w:rsidRPr="00000000" w14:paraId="0000003D">
      <w:pPr>
        <w:spacing w:after="240" w:line="360" w:lineRule="auto"/>
        <w:rPr/>
      </w:pPr>
      <w:del w:author="Merlin Weiss" w:id="19" w:date="2026-08-19T12:48:02Z">
        <w:r w:rsidDel="00000000" w:rsidR="00000000" w:rsidRPr="00000000">
          <w:rPr>
            <w:rtl w:val="0"/>
          </w:rPr>
          <w:delText xml:space="preserve">To propagate uncertainty in slope and intercept estimates, we applied a bootstrap resampling procedure with 100 iterations. In each iteration, and separately within each forest type, we resampled the dataset with replacement and repeated the stratification, model fitting, and partial dependence computation. For each bootstrap iteration and each partial dependence curve, we fitted a linear model of predicted trait expression against stand age to extract slope and intercept values. Bootstrap PDP curves for all trait × variable combinations are shown in Fig. S-7.</w:delText>
        </w:r>
      </w:del>
      <w:r w:rsidDel="00000000" w:rsidR="00000000" w:rsidRPr="00000000">
        <w:rPr>
          <w:rtl w:val="0"/>
        </w:rPr>
      </w:r>
    </w:p>
    <w:p w:rsidR="00000000" w:rsidDel="00000000" w:rsidP="00000000" w:rsidRDefault="00000000" w:rsidRPr="00000000" w14:paraId="0000003E">
      <w:pPr>
        <w:spacing w:after="240" w:line="360" w:lineRule="auto"/>
        <w:rPr>
          <w:ins w:author="Merlin Weiss" w:id="23" w:date="2026-08-19T12:57:40Z"/>
        </w:rPr>
      </w:pPr>
      <w:ins w:author="Merlin Weiss" w:id="21" w:date="2026-08-19T12:55:02Z">
        <w:r w:rsidDel="00000000" w:rsidR="00000000" w:rsidRPr="00000000">
          <w:rPr>
            <w:rtl w:val="0"/>
          </w:rPr>
          <w:t xml:space="preserve">We first asked whether environmental context altered the rate and direction of trait change through succession. For each partial depenedence trajectory, we fitted a linear trend against stand age and used its slope as a summray of average directional change across the successional gradient. We then calculated the difference between environmental strata as </w:t>
        </w:r>
      </w:ins>
      <w:del w:author="Merlin Weiss" w:id="21" w:date="2026-08-19T12:55:02Z">
        <w:r w:rsidDel="00000000" w:rsidR="00000000" w:rsidRPr="00000000">
          <w:rPr>
            <w:rtl w:val="0"/>
          </w:rPr>
          <w:delText xml:space="preserve">The resulting slope represents the rate of trait change through succession within a given environmental context, and the intercept captures initial trait expression at the onset of succession. We computed signed differences between high and low environmental groups (</w:delText>
        </w:r>
      </w:del>
      <w:r w:rsidDel="00000000" w:rsidR="00000000" w:rsidRPr="00000000">
        <w:rPr>
          <w:rFonts w:ascii="Arial Unicode MS" w:cs="Arial Unicode MS" w:eastAsia="Arial Unicode MS" w:hAnsi="Arial Unicode MS"/>
          <w:rtl w:val="0"/>
        </w:rPr>
        <w:t xml:space="preserve">Δslope = slope_high − slope_low</w:t>
      </w:r>
      <w:ins w:author="Merlin Weiss" w:id="22" w:date="2026-08-19T12:56:29Z">
        <w:r w:rsidDel="00000000" w:rsidR="00000000" w:rsidRPr="00000000">
          <w:rPr>
            <w:rtl w:val="0"/>
          </w:rPr>
          <w:t xml:space="preserve">. Positive values therefore indicate steeper trait change in the upper environmental quartile, whereas negative values indicate steeper change in the lower quartile. We similarly calculated</w:t>
        </w:r>
      </w:ins>
      <w:del w:author="Merlin Weiss" w:id="22" w:date="2026-08-19T12:56:29Z">
        <w:r w:rsidDel="00000000" w:rsidR="00000000" w:rsidRPr="00000000">
          <w:rPr>
            <w:rtl w:val="0"/>
          </w:rPr>
          <w:delText xml:space="preserve">;</w:delText>
        </w:r>
      </w:del>
      <w:r w:rsidDel="00000000" w:rsidR="00000000" w:rsidRPr="00000000">
        <w:rPr>
          <w:rFonts w:ascii="Arial Unicode MS" w:cs="Arial Unicode MS" w:eastAsia="Arial Unicode MS" w:hAnsi="Arial Unicode MS"/>
          <w:rtl w:val="0"/>
        </w:rPr>
        <w:t xml:space="preserve"> Δintercept = intercept_high − intercept_low</w:t>
      </w:r>
      <w:ins w:author="Merlin Weiss" w:id="23" w:date="2026-08-19T12:57:40Z">
        <w:r w:rsidDel="00000000" w:rsidR="00000000" w:rsidRPr="00000000">
          <w:rPr>
            <w:rtl w:val="0"/>
          </w:rPr>
          <w:t xml:space="preserve"> to summarise differences in trait expression near the beginning of the fitted successional trajectory. FDifferences were considered robust when their 95% bootstrap confidence interval exclude zero. </w:t>
        </w:r>
      </w:ins>
    </w:p>
    <w:p w:rsidR="00000000" w:rsidDel="00000000" w:rsidP="00000000" w:rsidRDefault="00000000" w:rsidRPr="00000000" w14:paraId="0000003F">
      <w:pPr>
        <w:spacing w:after="240" w:line="360" w:lineRule="auto"/>
        <w:rPr>
          <w:del w:author="Merlin Weiss" w:id="23" w:date="2026-08-19T12:57:40Z"/>
        </w:rPr>
      </w:pPr>
      <w:ins w:author="Merlin Weiss" w:id="23" w:date="2026-08-19T12:57:40Z">
        <w:r w:rsidDel="00000000" w:rsidR="00000000" w:rsidRPr="00000000">
          <w:rPr>
            <w:rtl w:val="0"/>
          </w:rPr>
          <w:t xml:space="preserve">We next asked whether contrasting environmental contexts converged or diverged functionally through succession. For each bootstrap iteration, we calculated the absolute difference in predicted trait expression between the upper and lower environmental strata ant the beginning of succession</w:t>
        </w:r>
      </w:ins>
      <w:del w:author="Merlin Weiss" w:id="23" w:date="2026-08-19T12:57:40Z">
        <w:r w:rsidDel="00000000" w:rsidR="00000000" w:rsidRPr="00000000">
          <w:rPr>
            <w:rtl w:val="0"/>
          </w:rPr>
          <w:delText xml:space="preserve">), retaining directionality to distinguish environmental conditions that amplify from those that dampen successional dynamics. A difference was considered robust when the 95% bootstrap confidence interval of the signed difference excluded zero, indicating a direction of effect that held across resamples. To check that these directional results did not depend on the stand-age window used to fit the linear trend, we recomputed the slope differences over four alternative windows, i.e., the full range (0–150 years), early succession (0–75 years), late succession (75–150 years), and a mid-succession window (25–125 years).</w:delText>
        </w:r>
      </w:del>
    </w:p>
    <w:p w:rsidR="00000000" w:rsidDel="00000000" w:rsidP="00000000" w:rsidRDefault="00000000" w:rsidRPr="00000000" w14:paraId="00000040">
      <w:pPr>
        <w:spacing w:after="240" w:line="360" w:lineRule="auto"/>
        <w:rPr>
          <w:ins w:author="Merlin Weiss" w:id="25" w:date="2026-08-19T13:00:28Z"/>
          <w:rPrChange w:author="Merlin Weiss" w:id="26" w:date="2026-08-19T13:00:28Z">
            <w:rPr/>
          </w:rPrChange>
        </w:rPr>
      </w:pPr>
      <w:del w:author="Merlin Weiss" w:id="23" w:date="2026-08-19T12:57:40Z">
        <w:r w:rsidDel="00000000" w:rsidR="00000000" w:rsidRPr="00000000">
          <w:rPr>
            <w:rtl w:val="0"/>
          </w:rPr>
          <w:delText xml:space="preserve">The slope captures how fast a trait changes through succession, but not whether the difference between environments grows or shrinks as stands age, i.e., whether contrasting environments diverge or converge over time. To measure this directly, we quantified the size of the between-environment gap at two points in succession and asked how it changed. For each bootstrap iteration we compute the two stratum-specific partial dependence curves at succession onset (stand age 0) and in late succession (stand age 100), and took the absolute high−low difference at each, i.e., the functional gap between environments early </w:delText>
        </w:r>
      </w:del>
      <w:r w:rsidDel="00000000" w:rsidR="00000000" w:rsidRPr="00000000">
        <w:rPr>
          <w:rtl w:val="0"/>
        </w:rPr>
        <w:t xml:space="preserve">(|Δ|₀) and </w:t>
      </w:r>
      <w:ins w:author="Merlin Weiss" w:id="24" w:date="2026-08-19T13:00:16Z">
        <w:r w:rsidDel="00000000" w:rsidR="00000000" w:rsidRPr="00000000">
          <w:rPr>
            <w:rtl w:val="0"/>
          </w:rPr>
          <w:t xml:space="preserve">at 100 years</w:t>
        </w:r>
      </w:ins>
      <w:del w:author="Merlin Weiss" w:id="24" w:date="2026-08-19T13:00:16Z">
        <w:r w:rsidDel="00000000" w:rsidR="00000000" w:rsidRPr="00000000">
          <w:rPr>
            <w:rtl w:val="0"/>
          </w:rPr>
          <w:delText xml:space="preserve">late </w:delText>
        </w:r>
      </w:del>
      <w:r w:rsidDel="00000000" w:rsidR="00000000" w:rsidRPr="00000000">
        <w:rPr>
          <w:rtl w:val="0"/>
        </w:rPr>
        <w:t xml:space="preserve">(|Δ|₁₀₀). </w:t>
      </w:r>
      <w:ins w:author="Merlin Weiss" w:id="25" w:date="2026-08-19T13:00:28Z">
        <w:r w:rsidDel="00000000" w:rsidR="00000000" w:rsidRPr="00000000">
          <w:rPr>
            <w:rtl w:val="0"/>
          </w:rPr>
          <w:t xml:space="preserve">Comparing these values provides a direct measure of how </w:t>
        </w:r>
        <w:r w:rsidDel="00000000" w:rsidR="00000000" w:rsidRPr="00000000">
          <w:rPr>
            <w:rtl w:val="0"/>
            <w:rPrChange w:author="Merlin Weiss" w:id="26" w:date="2026-08-19T13:00:28Z">
              <w:rPr/>
            </w:rPrChange>
          </w:rPr>
          <w:t xml:space="preserve">environmental</w:t>
        </w:r>
        <w:r w:rsidDel="00000000" w:rsidR="00000000" w:rsidRPr="00000000">
          <w:rPr>
            <w:rtl w:val="0"/>
          </w:rPr>
          <w:t xml:space="preserve"> differences change through time. </w:t>
        </w:r>
        <w:r w:rsidDel="00000000" w:rsidR="00000000" w:rsidRPr="00000000">
          <w:rPr>
            <w:rtl w:val="0"/>
            <w:rPrChange w:author="Merlin Weiss" w:id="26" w:date="2026-08-19T13:00:28Z">
              <w:rPr/>
            </w:rPrChange>
          </w:rPr>
          <w:t xml:space="preserve">|Δ|₁₀₀ &gt; |Δ|₀ indicates that trait expression diverges between environments through succession, whereas |Δ|₁₀₀ &lt; |Δ|₀ indicates convergence. </w:t>
        </w:r>
      </w:ins>
    </w:p>
    <w:p w:rsidR="00000000" w:rsidDel="00000000" w:rsidP="00000000" w:rsidRDefault="00000000" w:rsidRPr="00000000" w14:paraId="00000041">
      <w:pPr>
        <w:spacing w:after="240" w:line="360" w:lineRule="auto"/>
        <w:rPr>
          <w:ins w:author="Merlin Weiss" w:id="25" w:date="2026-08-19T13:00:28Z"/>
          <w:del w:author="Merlin Weiss" w:id="25" w:date="2026-08-19T13:00:28Z"/>
        </w:rPr>
      </w:pPr>
      <w:ins w:author="Merlin Weiss" w:id="25" w:date="2026-08-19T13:00:28Z">
        <w:r w:rsidDel="00000000" w:rsidR="00000000" w:rsidRPr="00000000">
          <w:rPr>
            <w:rtl w:val="0"/>
            <w:rPrChange w:author="Merlin Weiss" w:id="26" w:date="2026-08-19T13:00:28Z">
              <w:rPr/>
            </w:rPrChange>
          </w:rPr>
          <w:t xml:space="preserve">Finally, we tested whether conclusions about environmental differences in successional rates depended on the age range over which trajectories were </w:t>
        </w:r>
        <w:r w:rsidDel="00000000" w:rsidR="00000000" w:rsidRPr="00000000">
          <w:rPr>
            <w:rtl w:val="0"/>
            <w:rPrChange w:author="Merlin Weiss" w:id="26" w:date="2026-08-19T13:00:28Z">
              <w:rPr/>
            </w:rPrChange>
          </w:rPr>
          <w:t xml:space="preserve">summarised. We therefore recalculated Δslope across four alternative windows. The full successional range</w:t>
        </w:r>
        <w:del w:author="Merlin Weiss" w:id="25" w:date="2026-08-19T13:00:28Z">
          <w:r w:rsidDel="00000000" w:rsidR="00000000" w:rsidRPr="00000000">
            <w:rPr>
              <w:rtl w:val="0"/>
              <w:rPrChange w:author="Merlin Weiss" w:id="26" w:date="2026-08-19T13:00:28Z">
                <w:rPr/>
              </w:rPrChange>
            </w:rPr>
            <w:delText xml:space="preserve"> </w:delText>
          </w:r>
          <w:r w:rsidDel="00000000" w:rsidR="00000000" w:rsidRPr="00000000">
            <w:rPr>
              <w:rtl w:val="0"/>
            </w:rPr>
          </w:r>
        </w:del>
      </w:ins>
    </w:p>
    <w:p w:rsidR="00000000" w:rsidDel="00000000" w:rsidP="00000000" w:rsidRDefault="00000000" w:rsidRPr="00000000" w14:paraId="00000042">
      <w:pPr>
        <w:spacing w:after="240" w:line="360" w:lineRule="auto"/>
        <w:rPr>
          <w:ins w:author="Merlin Weiss" w:id="25" w:date="2026-08-19T13:00:28Z"/>
          <w:del w:author="Merlin Weiss" w:id="25" w:date="2026-08-19T13:00:28Z"/>
        </w:rPr>
      </w:pPr>
      <w:ins w:author="Merlin Weiss" w:id="25" w:date="2026-08-19T13:00:28Z">
        <w:del w:author="Merlin Weiss" w:id="25" w:date="2026-08-19T13:00:28Z">
          <w:r w:rsidDel="00000000" w:rsidR="00000000" w:rsidRPr="00000000">
            <w:rPr>
              <w:rtl w:val="0"/>
            </w:rPr>
          </w:r>
        </w:del>
      </w:ins>
    </w:p>
    <w:p w:rsidR="00000000" w:rsidDel="00000000" w:rsidP="00000000" w:rsidRDefault="00000000" w:rsidRPr="00000000" w14:paraId="00000043">
      <w:pPr>
        <w:spacing w:after="240" w:line="360" w:lineRule="auto"/>
        <w:rPr/>
        <w:pPrChange w:author="Merlin Weiss" w:id="0" w:date="2026-08-19T12:57:40Z">
          <w:pPr>
            <w:spacing w:after="240" w:before="240" w:line="360" w:lineRule="auto"/>
          </w:pPr>
        </w:pPrChange>
      </w:pPr>
      <w:del w:author="Merlin Weiss" w:id="25" w:date="2026-08-19T13:00:28Z">
        <w:r w:rsidDel="00000000" w:rsidR="00000000" w:rsidRPr="00000000">
          <w:rPr>
            <w:rtl w:val="0"/>
          </w:rPr>
          <w:delText xml:space="preserve">Plotting |Δ|₁₀₀ against |Δ|₀ (Fig. 3a) then separates environmental contexts in which the gap widened through succession (|Δ|₁₀₀ &gt; |Δ|₀, above the 1:1 line) from those in which it narrowed (below the line).</w:delText>
        </w:r>
        <w:commentRangeStart w:id="10"/>
        <w:commentRangeStart w:id="11"/>
        <w:r w:rsidDel="00000000" w:rsidR="00000000" w:rsidRPr="00000000">
          <w:rPr>
            <w:rtl w:val="0"/>
          </w:rPr>
          <w:delText xml:space="preserve"> To assess the sensitivity of slope difference results to the stand age range over which linear slopes were estimated, we recomputed slope differences across four alternative age windows: the full range</w:delText>
        </w:r>
      </w:del>
      <w:r w:rsidDel="00000000" w:rsidR="00000000" w:rsidRPr="00000000">
        <w:rPr>
          <w:rtl w:val="0"/>
        </w:rPr>
        <w:t xml:space="preserve"> (0–150 years), early succession (0–75 years), late succession </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t xml:space="preserve">(75–150 years), and a mid-succession window (25–125 years). The </w:t>
      </w:r>
      <w:ins w:author="Merlin Weiss" w:id="27" w:date="2026-08-19T13:04:43Z">
        <w:r w:rsidDel="00000000" w:rsidR="00000000" w:rsidRPr="00000000">
          <w:rPr>
            <w:rtl w:val="0"/>
          </w:rPr>
          <w:t xml:space="preserve">consistency of robust slope differences across these windows was used to assess the sensitivity of our conclusions to the linear approximation of potentially nonlinear trait trajectories </w:t>
        </w:r>
      </w:ins>
      <w:del w:author="Merlin Weiss" w:id="27" w:date="2026-08-19T13:04:43Z">
        <w:r w:rsidDel="00000000" w:rsidR="00000000" w:rsidRPr="00000000">
          <w:rPr>
            <w:rtl w:val="0"/>
          </w:rPr>
          <w:delText xml:space="preserve">proportion of trait × variable combinations with robust slope differences was largely consistent across age ranges, confirming that the directional findings are not an artefact of the specific linear fit window </w:delText>
        </w:r>
      </w:del>
      <w:r w:rsidDel="00000000" w:rsidR="00000000" w:rsidRPr="00000000">
        <w:rPr>
          <w:rtl w:val="0"/>
        </w:rPr>
        <w:t xml:space="preserve">(Fig. S-3c).</w:t>
      </w: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360" w:lineRule="auto"/>
        <w:rPr>
          <w:b w:val="1"/>
          <w:bCs w:val="1"/>
          <w:i w:val="1"/>
          <w:iCs w:val="1"/>
          <w:color w:val="000000"/>
          <w:sz w:val="22"/>
          <w:szCs w:val="22"/>
        </w:rPr>
      </w:pPr>
      <w:bookmarkStart w:colFirst="0" w:colLast="0" w:name="_pfqn2my1ykxt" w:id="1"/>
      <w:bookmarkEnd w:id="1"/>
      <w:r w:rsidDel="00000000" w:rsidR="00000000" w:rsidRPr="00000000">
        <w:rPr>
          <w:b w:val="1"/>
          <w:bCs w:val="1"/>
          <w:i w:val="1"/>
          <w:iCs w:val="1"/>
          <w:color w:val="000000"/>
          <w:sz w:val="22"/>
          <w:szCs w:val="22"/>
          <w:rtl w:val="0"/>
        </w:rPr>
        <w:t xml:space="preserve">Trait Predictability Through Succession</w:t>
      </w:r>
    </w:p>
    <w:p w:rsidR="00000000" w:rsidDel="00000000" w:rsidP="00000000" w:rsidRDefault="00000000" w:rsidRPr="00000000" w14:paraId="00000045">
      <w:pPr>
        <w:spacing w:after="240" w:line="360" w:lineRule="auto"/>
        <w:rPr/>
      </w:pPr>
      <w:r w:rsidDel="00000000" w:rsidR="00000000" w:rsidRPr="00000000">
        <w:rPr>
          <w:rtl w:val="0"/>
        </w:rPr>
        <w:t xml:space="preserve">To assess whether trait predictability increases through succession and whether it diverges across environmental gradients, we evaluated how accurately trait expression could be predicted from environmental and successional context on held-out data, as a function of stand age and environmental context. We used VEcv (Variance Explained by Cross-validation) as our primary skill metric </w:t>
      </w:r>
      <w:hyperlink r:id="rId121">
        <w:r w:rsidDel="00000000" w:rsidR="00000000" w:rsidRPr="00000000">
          <w:rPr>
            <w:rtl w:val="0"/>
          </w:rPr>
          <w:t xml:space="preserve">(Li 2017)</w:t>
        </w:r>
      </w:hyperlink>
      <w:r w:rsidDel="00000000" w:rsidR="00000000" w:rsidRPr="00000000">
        <w:rPr>
          <w:rtl w:val="0"/>
        </w:rPr>
        <w:t xml:space="preserve">, defined as:</w:t>
      </w:r>
    </w:p>
    <w:p w:rsidR="00000000" w:rsidDel="00000000" w:rsidP="00000000" w:rsidRDefault="00000000" w:rsidRPr="00000000" w14:paraId="00000046">
      <w:pPr>
        <w:spacing w:after="240" w:before="240" w:line="360" w:lineRule="auto"/>
        <w:rPr/>
      </w:pPr>
      <w:r w:rsidDel="00000000" w:rsidR="00000000" w:rsidRPr="00000000">
        <w:rPr>
          <w:rFonts w:ascii="Arial Unicode MS" w:cs="Arial Unicode MS" w:eastAsia="Arial Unicode MS" w:hAnsi="Arial Unicode MS"/>
          <w:rtl w:val="0"/>
        </w:rPr>
        <w:t xml:space="preserve">VEcv = 1 − MSE / Var(obs)</w:t>
      </w:r>
    </w:p>
    <w:p w:rsidR="00000000" w:rsidDel="00000000" w:rsidP="00000000" w:rsidRDefault="00000000" w:rsidRPr="00000000" w14:paraId="00000047">
      <w:pPr>
        <w:spacing w:after="240" w:before="240" w:line="360" w:lineRule="auto"/>
        <w:rPr/>
      </w:pPr>
      <w:r w:rsidDel="00000000" w:rsidR="00000000" w:rsidRPr="00000000">
        <w:rPr>
          <w:rtl w:val="0"/>
        </w:rPr>
        <w:t xml:space="preserve">where MSE is the mean squared error of out-of-fold predictions and Var(obs) is the variance of observed trait values. VEcv is a scale-free, cross-validated analogue of R² that is directly comparable across traits regardless of their measurement scale, and provides a conservative lower bound on predictive performance because predictions are generated on held-out data. We computed VEcv using repeated k-fold cross-validation (k = 10, 30 repeats) within each forest type. In each fold, random forest models were fitted on the training partition using pre-tuned hyperparameters and used to generate out-of-fold predictions on the held-out partition. Out-of-fold predictions were then stratified post-hoc into high and low environmental groups based on the upper and lower 25th percentile quantiles of each environmental predictor, and VEcv was computed separately within each group for each stand age bin (10-year intervals from 0–150 years). Stand age bins with fewer than 30 plots per environmental stratum were excluded. Repeating this procedure 30 times provided distributions of VEcv per bin, from which we computed medians and 95% confidence intervals. Absolute VEcv trajectories for all nine traits are shown in Fig. S-8. </w:t>
      </w:r>
    </w:p>
    <w:p w:rsidR="00000000" w:rsidDel="00000000" w:rsidP="00000000" w:rsidRDefault="00000000" w:rsidRPr="00000000" w14:paraId="00000048">
      <w:pPr>
        <w:spacing w:after="240" w:before="240" w:line="360" w:lineRule="auto"/>
        <w:rPr/>
      </w:pPr>
      <w:r w:rsidDel="00000000" w:rsidR="00000000" w:rsidRPr="00000000">
        <w:rPr>
          <w:rFonts w:ascii="Arial Unicode MS" w:cs="Arial Unicode MS" w:eastAsia="Arial Unicode MS" w:hAnsi="Arial Unicode MS"/>
          <w:rtl w:val="0"/>
        </w:rPr>
        <w:t xml:space="preserve">To quantify divergence in predictability across environmental gradients, we computed ΔVEcv = VEcv_high − VEcv_low for each trait, environmental predictor, and stand age bin across repeat iterations. Positive values indicate greater predictability in high-environment plots; negative values indicate greater predictability in low-environment plots. Divergence was considered robust where the 95% confidence interval of ΔVEcv excluded zero across repeats. Per-trait divergence trajectories for all trait × variable combinations are shown in Fig. S-9. To assess sensitivity of the predictability divergence results to the choice of quantile threshold, we tested whether the magnitude of ΔVEcv scales monotonically with stratum separation across five alternative thresholds (10/90, 15/85, 20/80, 25/75, and 30/70 percentiles). Because full re-stratification of the repeated cross-validation would be computationally expensive, we approximated expected ΔVEcv at each threshold by scaling the observed 25/75 divergence by the ratio of stratum separation (Cohen's </w:t>
      </w:r>
      <w:r w:rsidDel="00000000" w:rsidR="00000000" w:rsidRPr="00000000">
        <w:rPr>
          <w:i w:val="1"/>
          <w:iCs w:val="1"/>
          <w:rtl w:val="0"/>
        </w:rPr>
        <w:t xml:space="preserve">d</w:t>
      </w:r>
      <w:r w:rsidDel="00000000" w:rsidR="00000000" w:rsidRPr="00000000">
        <w:rPr>
          <w:rtl w:val="0"/>
        </w:rPr>
        <w:t xml:space="preserve">) at each alternative threshold relative to 25/75. Stratum separation was computed as pooled Cohen's </w:t>
      </w:r>
      <w:r w:rsidDel="00000000" w:rsidR="00000000" w:rsidRPr="00000000">
        <w:rPr>
          <w:i w:val="1"/>
          <w:iCs w:val="1"/>
          <w:rtl w:val="0"/>
        </w:rPr>
        <w:t xml:space="preserve">d</w:t>
      </w:r>
      <w:r w:rsidDel="00000000" w:rsidR="00000000" w:rsidRPr="00000000">
        <w:rPr>
          <w:rtl w:val="0"/>
        </w:rPr>
        <w:t xml:space="preserve"> between the high and low groups for each environmental variable and forest type. If divergence is driven by genuine environmental filtering, projected ΔVEcv should increase monotonically with threshold separation. Results of this analysis are shown in Fig. S-3a–b alongside the strata separation profiles and PDP slope sensitivity analysis.</w:t>
      </w:r>
    </w:p>
    <w:p w:rsidR="00000000" w:rsidDel="00000000" w:rsidP="00000000" w:rsidRDefault="00000000" w:rsidRPr="00000000" w14:paraId="00000049">
      <w:pPr>
        <w:spacing w:after="240" w:line="4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after="240" w:line="480" w:lineRule="auto"/>
        <w:rPr>
          <w:b w:val="1"/>
          <w:bCs w:val="1"/>
          <w:sz w:val="26"/>
          <w:szCs w:val="26"/>
        </w:rPr>
      </w:pPr>
      <w:r w:rsidDel="00000000" w:rsidR="00000000" w:rsidRPr="00000000">
        <w:rPr>
          <w:b w:val="1"/>
          <w:bCs w:val="1"/>
          <w:sz w:val="26"/>
          <w:szCs w:val="26"/>
          <w:rtl w:val="0"/>
        </w:rPr>
        <w:t xml:space="preserve">Results</w:t>
      </w:r>
      <w:r w:rsidDel="00000000" w:rsidR="00000000" w:rsidRPr="00000000">
        <w:rPr>
          <w:rtl w:val="0"/>
        </w:rPr>
      </w:r>
    </w:p>
    <w:p w:rsidR="00000000" w:rsidDel="00000000" w:rsidP="00000000" w:rsidRDefault="00000000" w:rsidRPr="00000000" w14:paraId="0000004B">
      <w:pPr>
        <w:spacing w:after="240" w:line="480" w:lineRule="auto"/>
        <w:rPr>
          <w:b w:val="1"/>
          <w:bCs w:val="1"/>
          <w:i w:val="1"/>
          <w:iCs w:val="1"/>
        </w:rPr>
      </w:pPr>
      <w:r w:rsidDel="00000000" w:rsidR="00000000" w:rsidRPr="00000000">
        <w:rPr>
          <w:b w:val="1"/>
          <w:bCs w:val="1"/>
          <w:i w:val="1"/>
          <w:iCs w:val="1"/>
          <w:rtl w:val="0"/>
        </w:rPr>
        <w:t xml:space="preserve">Model Performance</w:t>
      </w:r>
    </w:p>
    <w:p w:rsidR="00000000" w:rsidDel="00000000" w:rsidP="00000000" w:rsidRDefault="00000000" w:rsidRPr="00000000" w14:paraId="0000004C">
      <w:pPr>
        <w:spacing w:after="240" w:before="240" w:line="360" w:lineRule="auto"/>
        <w:rPr/>
      </w:pPr>
      <w:r w:rsidDel="00000000" w:rsidR="00000000" w:rsidRPr="00000000">
        <w:rPr>
          <w:rtl w:val="0"/>
        </w:rPr>
        <w:t xml:space="preserve">Random forest models explained a mean of 73.2% of variance in held-out test data (R² range: 0.576–0.890) across traits and forest types. Broadleaf models performed consistently better (mean R² = 0.789) than coniferous models (mean R² = 0.674). The weakest models were shade tolerance (R² = 0.576) and tree height (R² = 0.582) in coniferous forests.</w:t>
      </w:r>
    </w:p>
    <w:p w:rsidR="00000000" w:rsidDel="00000000" w:rsidP="00000000" w:rsidRDefault="00000000" w:rsidRPr="00000000" w14:paraId="0000004D">
      <w:pPr>
        <w:pStyle w:val="Heading4"/>
        <w:keepNext w:val="0"/>
        <w:keepLines w:val="0"/>
        <w:spacing w:after="40" w:before="240" w:line="360" w:lineRule="auto"/>
        <w:rPr>
          <w:b w:val="1"/>
          <w:bCs w:val="1"/>
          <w:i w:val="1"/>
          <w:iCs w:val="1"/>
          <w:color w:val="000000"/>
          <w:sz w:val="22"/>
          <w:szCs w:val="22"/>
        </w:rPr>
      </w:pPr>
      <w:bookmarkStart w:colFirst="0" w:colLast="0" w:name="_n6xm5hx9zt" w:id="2"/>
      <w:bookmarkEnd w:id="2"/>
      <w:r w:rsidDel="00000000" w:rsidR="00000000" w:rsidRPr="00000000">
        <w:rPr>
          <w:b w:val="1"/>
          <w:bCs w:val="1"/>
          <w:i w:val="1"/>
          <w:iCs w:val="1"/>
          <w:color w:val="000000"/>
          <w:sz w:val="22"/>
          <w:szCs w:val="22"/>
          <w:rtl w:val="0"/>
        </w:rPr>
        <w:t xml:space="preserve">Environmental Dominance of Functional Trait Variation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line="360" w:lineRule="auto"/>
        <w:rPr/>
      </w:pPr>
      <w:r w:rsidDel="00000000" w:rsidR="00000000" w:rsidRPr="00000000">
        <w:rPr>
          <w:rtl w:val="0"/>
        </w:rPr>
        <w:t xml:space="preserve">Environmental predictors collectively explained substantially more trait variation than stand age across all nine traits and both forest types (Fig. 2). Environmental-to-successional importance ratios ranged from 1.7× for tree height in coniferous forests to 30.5× for seed dry mass in coniferous forests. Only three </w:t>
      </w:r>
      <w:r w:rsidDel="00000000" w:rsidR="00000000" w:rsidRPr="00000000">
        <w:rPr>
          <w:rtl w:val="0"/>
        </w:rPr>
        <w:t xml:space="preserve">trait</w:t>
      </w:r>
      <w:r w:rsidDel="00000000" w:rsidR="00000000" w:rsidRPr="00000000">
        <w:rPr>
          <w:rtl w:val="0"/>
        </w:rPr>
        <w:t xml:space="preserve">–forest type combinations had ratios below 5×: tree height in broadleaf forests (2.3×), tree height in coniferous forests (1.7×), and shade tolerance in broadleaf forests (3.6×). Mean environmental dominance was approximately two-fold greater in coniferous forests (mean 20.8×, median 26.2×) than in broadleaf forests (mean 10.3×, median 11.2×). Decomposing environmental importance across individual predictors revealed a marked asymmetry between forest types (Fig. 2b; Fig. S-5). Temperature was the single leading predictor for all nine traits in broadleaf forests, accounting for between 19% and 55% of total |SHAP| importance per trait. In coniferous forests, temperature led for five traits (bark thickness, leaf density, root depth, seed dry mass, tree height), elevation was the primary predictor for three traits (conduit diameter, leaf potassium, specific leaf area), and soil pH led for shade tolerance. SHAP dependence plots showing the marginal relationship between each predictor and trait expression are provided in Fig. S-6.</w:t>
      </w:r>
    </w:p>
    <w:p w:rsidR="00000000" w:rsidDel="00000000" w:rsidP="00000000" w:rsidRDefault="00000000" w:rsidRPr="00000000" w14:paraId="00000050">
      <w:pPr>
        <w:spacing w:after="240" w:line="480" w:lineRule="auto"/>
        <w:rPr>
          <w:b w:val="1"/>
          <w:bCs w:val="1"/>
          <w:rPrChange w:author="Merlin Weiss" w:id="30" w:date="2026-09-04T12:50:53Z">
            <w:rPr>
              <w:b w:val="1"/>
              <w:bCs w:val="1"/>
            </w:rPr>
          </w:rPrChange>
        </w:rPr>
      </w:pPr>
      <w:ins w:author="Merlin Weiss" w:id="29" w:date="2026-09-04T12:50:53Z">
        <w:r w:rsidDel="00000000" w:rsidR="00000000" w:rsidRPr="00000000">
          <w:rPr>
            <w:b w:val="1"/>
            <w:bCs w:val="1"/>
            <w:rPrChange w:author="Merlin Weiss" w:id="30" w:date="2026-09-04T12:50:53Z">
              <w:rPr/>
            </w:rPrChange>
          </w:rPr>
          <w:drawing>
            <wp:inline distB="114300" distT="114300" distL="114300" distR="114300">
              <wp:extent cx="5731200" cy="3822700"/>
              <wp:effectExtent b="0" l="0" r="0" t="0"/>
              <wp:docPr id="4" name="image2.png"/>
              <a:graphic>
                <a:graphicData uri="http://schemas.openxmlformats.org/drawingml/2006/picture">
                  <pic:pic>
                    <pic:nvPicPr>
                      <pic:cNvPr id="0" name="image2.png"/>
                      <pic:cNvPicPr preferRelativeResize="0"/>
                    </pic:nvPicPr>
                    <pic:blipFill>
                      <a:blip r:embed="rId122"/>
                      <a:srcRect b="0" l="0" r="0" t="0"/>
                      <a:stretch>
                        <a:fillRect/>
                      </a:stretch>
                    </pic:blipFill>
                    <pic:spPr>
                      <a:xfrm>
                        <a:off x="0" y="0"/>
                        <a:ext cx="5731200" cy="3822700"/>
                      </a:xfrm>
                      <a:prstGeom prst="rect"/>
                      <a:ln/>
                    </pic:spPr>
                  </pic:pic>
                </a:graphicData>
              </a:graphic>
            </wp:inline>
          </w:drawing>
        </w:r>
      </w:ins>
      <w:del w:author="Merlin Weiss" w:id="29" w:date="2026-09-04T12:50:53Z">
        <w:commentRangeStart w:id="12"/>
        <w:commentRangeStart w:id="13"/>
        <w:r w:rsidDel="00000000" w:rsidR="00000000" w:rsidRPr="00000000">
          <w:rPr>
            <w:b w:val="1"/>
            <w:bCs w:val="1"/>
            <w:rPrChange w:author="Merlin Weiss" w:id="30" w:date="2026-09-04T12:50:53Z">
              <w:rPr>
                <w:b w:val="1"/>
                <w:bCs w:val="1"/>
              </w:rPr>
            </w:rPrChange>
          </w:rPr>
          <w:drawing>
            <wp:inline distB="114300" distT="114300" distL="114300" distR="114300">
              <wp:extent cx="5731200" cy="3822700"/>
              <wp:effectExtent b="0" l="0" r="0" t="0"/>
              <wp:docPr id="3" name="image5.png"/>
              <a:graphic>
                <a:graphicData uri="http://schemas.openxmlformats.org/drawingml/2006/picture">
                  <pic:pic>
                    <pic:nvPicPr>
                      <pic:cNvPr id="0" name="image5.png"/>
                      <pic:cNvPicPr preferRelativeResize="0"/>
                    </pic:nvPicPr>
                    <pic:blipFill>
                      <a:blip r:embed="rId123"/>
                      <a:srcRect b="0" l="0" r="0" t="0"/>
                      <a:stretch>
                        <a:fillRect/>
                      </a:stretch>
                    </pic:blipFill>
                    <pic:spPr>
                      <a:xfrm>
                        <a:off x="0" y="0"/>
                        <a:ext cx="5731200" cy="3822700"/>
                      </a:xfrm>
                      <a:prstGeom prst="rect"/>
                      <a:ln/>
                    </pic:spPr>
                  </pic:pic>
                </a:graphicData>
              </a:graphic>
            </wp:inline>
          </w:drawing>
        </w:r>
      </w:del>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360" w:lineRule="auto"/>
        <w:rPr>
          <w:b w:val="1"/>
          <w:bCs w:val="1"/>
          <w:rPrChange w:author="Merlin Weiss" w:id="30" w:date="2026-09-04T12:50:53Z">
            <w:rPr/>
          </w:rPrChange>
        </w:rPr>
      </w:pPr>
      <w:bookmarkStart w:colFirst="0" w:colLast="0" w:name="_lup1udubwrb9" w:id="3"/>
      <w:bookmarkEnd w:id="3"/>
      <w:r w:rsidDel="00000000" w:rsidR="00000000" w:rsidRPr="00000000">
        <w:rPr>
          <w:b w:val="1"/>
          <w:bCs w:val="1"/>
          <w:rtl w:val="0"/>
          <w:rPrChange w:author="Merlin Weiss" w:id="30" w:date="2026-09-04T12:50:53Z">
            <w:rPr>
              <w:b w:val="1"/>
              <w:bCs w:val="1"/>
              <w:i w:val="1"/>
              <w:iCs w:val="1"/>
              <w:color w:val="000000"/>
              <w:sz w:val="22"/>
              <w:szCs w:val="22"/>
            </w:rPr>
          </w:rPrChange>
        </w:rPr>
        <w:t xml:space="preserve">Figure 2. Environmental filtering dominates functional trait variation across forest succession. </w:t>
      </w:r>
      <w:r w:rsidDel="00000000" w:rsidR="00000000" w:rsidRPr="00000000">
        <w:rPr>
          <w:b w:val="1"/>
          <w:bCs w:val="1"/>
          <w:rtl w:val="0"/>
          <w:rPrChange w:author="Merlin Weiss" w:id="30" w:date="2026-09-04T12:50:53Z">
            <w:rPr>
              <w:i w:val="1"/>
              <w:iCs w:val="1"/>
              <w:color w:val="000000"/>
              <w:sz w:val="22"/>
              <w:szCs w:val="22"/>
            </w:rPr>
          </w:rPrChange>
        </w:rPr>
        <w:t xml:space="preserve">(a) Environmental-to-successional importance ratio per trait and forest type, expressed as the summed absolute SHAP importance of all five environmental predictors divided by the absolute SHAP importance of stand age (log₂ scale).</w:t>
      </w:r>
      <w:ins w:author="Merlin Weiss" w:id="31" w:date="2026-09-04T12:52:25Z">
        <w:r w:rsidDel="00000000" w:rsidR="00000000" w:rsidRPr="00000000">
          <w:rPr>
            <w:b w:val="1"/>
            <w:bCs w:val="1"/>
            <w:rtl w:val="0"/>
            <w:rPrChange w:author="Merlin Weiss" w:id="30" w:date="2026-09-04T12:50:53Z">
              <w:rPr>
                <w:i w:val="1"/>
                <w:iCs w:val="1"/>
                <w:color w:val="000000"/>
                <w:sz w:val="22"/>
                <w:szCs w:val="22"/>
              </w:rPr>
            </w:rPrChange>
          </w:rPr>
          <w:t xml:space="preserve"> Points show estimates from the original held-out test sets; horizontal coloured lines show empirical 95% intervals across five repeats of 10-fold cross-validation.</w:t>
        </w:r>
      </w:ins>
      <w:r w:rsidDel="00000000" w:rsidR="00000000" w:rsidRPr="00000000">
        <w:rPr>
          <w:b w:val="1"/>
          <w:bCs w:val="1"/>
          <w:rtl w:val="0"/>
          <w:rPrChange w:author="Merlin Weiss" w:id="30" w:date="2026-09-04T12:50:53Z">
            <w:rPr>
              <w:i w:val="1"/>
              <w:iCs w:val="1"/>
              <w:color w:val="000000"/>
              <w:sz w:val="22"/>
              <w:szCs w:val="22"/>
            </w:rPr>
          </w:rPrChange>
        </w:rPr>
        <w:t xml:space="preserve"> The dashed vertical line at 1× indicates equal importance</w:t>
      </w:r>
      <w:ins w:author="Merlin Weiss" w:id="32" w:date="2026-09-04T12:53:32Z">
        <w:r w:rsidDel="00000000" w:rsidR="00000000" w:rsidRPr="00000000">
          <w:rPr>
            <w:b w:val="1"/>
            <w:bCs w:val="1"/>
            <w:rtl w:val="0"/>
            <w:rPrChange w:author="Merlin Weiss" w:id="30" w:date="2026-09-04T12:50:53Z">
              <w:rPr>
                <w:i w:val="1"/>
                <w:iCs w:val="1"/>
                <w:color w:val="000000"/>
                <w:sz w:val="22"/>
                <w:szCs w:val="22"/>
              </w:rPr>
            </w:rPrChange>
          </w:rPr>
          <w:t xml:space="preserve"> with larger values indicating greater environmental dominance. </w:t>
        </w:r>
      </w:ins>
      <w:del w:author="Merlin Weiss" w:id="32" w:date="2026-09-04T12:53:32Z">
        <w:r w:rsidDel="00000000" w:rsidR="00000000" w:rsidRPr="00000000">
          <w:rPr>
            <w:b w:val="1"/>
            <w:bCs w:val="1"/>
            <w:rtl w:val="0"/>
            <w:rPrChange w:author="Merlin Weiss" w:id="30" w:date="2026-09-04T12:50:53Z">
              <w:rPr>
                <w:i w:val="1"/>
                <w:iCs w:val="1"/>
                <w:color w:val="000000"/>
                <w:sz w:val="22"/>
                <w:szCs w:val="22"/>
              </w:rPr>
            </w:rPrChange>
          </w:rPr>
          <w:delText xml:space="preserve">; values to the right indicate environmental dominance</w:delText>
        </w:r>
      </w:del>
      <w:r w:rsidDel="00000000" w:rsidR="00000000" w:rsidRPr="00000000">
        <w:rPr>
          <w:b w:val="1"/>
          <w:bCs w:val="1"/>
          <w:rtl w:val="0"/>
          <w:rPrChange w:author="Merlin Weiss" w:id="30" w:date="2026-09-04T12:50:53Z">
            <w:rPr>
              <w:i w:val="1"/>
              <w:iCs w:val="1"/>
              <w:color w:val="000000"/>
              <w:sz w:val="22"/>
              <w:szCs w:val="22"/>
            </w:rPr>
          </w:rPrChange>
        </w:rPr>
        <w:t xml:space="preserve">. Traits are ordered from most successional (top) to most environmental (bottom). (b) Relative contribution of each predictor to total absolute SHAP importance per trait, showing the decomposition of environmental dominance across individual predictors. Stand age (brown) is always </w:t>
      </w:r>
      <w:ins w:author="Merlin Weiss" w:id="33" w:date="2026-09-04T12:54:34Z">
        <w:r w:rsidDel="00000000" w:rsidR="00000000" w:rsidRPr="00000000">
          <w:rPr>
            <w:b w:val="1"/>
            <w:bCs w:val="1"/>
            <w:rtl w:val="0"/>
            <w:rPrChange w:author="Merlin Weiss" w:id="30" w:date="2026-09-04T12:50:53Z">
              <w:rPr>
                <w:i w:val="1"/>
                <w:iCs w:val="1"/>
                <w:color w:val="000000"/>
                <w:sz w:val="22"/>
                <w:szCs w:val="22"/>
              </w:rPr>
            </w:rPrChange>
          </w:rPr>
          <w:t xml:space="preserve">shown</w:t>
        </w:r>
      </w:ins>
      <w:del w:author="Merlin Weiss" w:id="33" w:date="2026-09-04T12:54:34Z">
        <w:r w:rsidDel="00000000" w:rsidR="00000000" w:rsidRPr="00000000">
          <w:rPr>
            <w:b w:val="1"/>
            <w:bCs w:val="1"/>
            <w:rtl w:val="0"/>
            <w:rPrChange w:author="Merlin Weiss" w:id="30" w:date="2026-09-04T12:50:53Z">
              <w:rPr>
                <w:i w:val="1"/>
                <w:iCs w:val="1"/>
                <w:color w:val="000000"/>
                <w:sz w:val="22"/>
                <w:szCs w:val="22"/>
              </w:rPr>
            </w:rPrChange>
          </w:rPr>
          <w:delText xml:space="preserve">rendered</w:delText>
        </w:r>
      </w:del>
      <w:r w:rsidDel="00000000" w:rsidR="00000000" w:rsidRPr="00000000">
        <w:rPr>
          <w:b w:val="1"/>
          <w:bCs w:val="1"/>
          <w:rtl w:val="0"/>
          <w:rPrChange w:author="Merlin Weiss" w:id="30" w:date="2026-09-04T12:50:53Z">
            <w:rPr>
              <w:i w:val="1"/>
              <w:iCs w:val="1"/>
              <w:color w:val="000000"/>
              <w:sz w:val="22"/>
              <w:szCs w:val="22"/>
            </w:rPr>
          </w:rPrChange>
        </w:rPr>
        <w:t xml:space="preserve"> a</w:t>
      </w:r>
      <w:ins w:author="Merlin Weiss" w:id="34" w:date="2026-09-04T12:54:41Z">
        <w:r w:rsidDel="00000000" w:rsidR="00000000" w:rsidRPr="00000000">
          <w:rPr>
            <w:b w:val="1"/>
            <w:bCs w:val="1"/>
            <w:rtl w:val="0"/>
            <w:rPrChange w:author="Merlin Weiss" w:id="30" w:date="2026-09-04T12:50:53Z">
              <w:rPr>
                <w:i w:val="1"/>
                <w:iCs w:val="1"/>
                <w:color w:val="000000"/>
                <w:sz w:val="22"/>
                <w:szCs w:val="22"/>
              </w:rPr>
            </w:rPrChange>
          </w:rPr>
          <w:t xml:space="preserve">t</w:t>
        </w:r>
      </w:ins>
      <w:del w:author="Merlin Weiss" w:id="34" w:date="2026-09-04T12:54:41Z">
        <w:r w:rsidDel="00000000" w:rsidR="00000000" w:rsidRPr="00000000">
          <w:rPr>
            <w:b w:val="1"/>
            <w:bCs w:val="1"/>
            <w:rtl w:val="0"/>
            <w:rPrChange w:author="Merlin Weiss" w:id="30" w:date="2026-09-04T12:50:53Z">
              <w:rPr>
                <w:i w:val="1"/>
                <w:iCs w:val="1"/>
                <w:color w:val="000000"/>
                <w:sz w:val="22"/>
                <w:szCs w:val="22"/>
              </w:rPr>
            </w:rPrChange>
          </w:rPr>
          <w:delText xml:space="preserve">s</w:delText>
        </w:r>
      </w:del>
      <w:r w:rsidDel="00000000" w:rsidR="00000000" w:rsidRPr="00000000">
        <w:rPr>
          <w:b w:val="1"/>
          <w:bCs w:val="1"/>
          <w:rtl w:val="0"/>
          <w:rPrChange w:author="Merlin Weiss" w:id="30" w:date="2026-09-04T12:50:53Z">
            <w:rPr>
              <w:i w:val="1"/>
              <w:iCs w:val="1"/>
              <w:color w:val="000000"/>
              <w:sz w:val="22"/>
              <w:szCs w:val="22"/>
            </w:rPr>
          </w:rPrChange>
        </w:rPr>
        <w:t xml:space="preserve"> the top</w:t>
      </w:r>
      <w:del w:author="Merlin Weiss" w:id="35" w:date="2026-09-04T12:54:47Z">
        <w:r w:rsidDel="00000000" w:rsidR="00000000" w:rsidRPr="00000000">
          <w:rPr>
            <w:b w:val="1"/>
            <w:bCs w:val="1"/>
            <w:rtl w:val="0"/>
            <w:rPrChange w:author="Merlin Weiss" w:id="30" w:date="2026-09-04T12:50:53Z">
              <w:rPr>
                <w:i w:val="1"/>
                <w:iCs w:val="1"/>
                <w:color w:val="000000"/>
                <w:sz w:val="22"/>
                <w:szCs w:val="22"/>
              </w:rPr>
            </w:rPrChange>
          </w:rPr>
          <w:delText xml:space="preserve"> segment to highlight its varying contribution</w:delText>
        </w:r>
      </w:del>
      <w:r w:rsidDel="00000000" w:rsidR="00000000" w:rsidRPr="00000000">
        <w:rPr>
          <w:b w:val="1"/>
          <w:bCs w:val="1"/>
          <w:rtl w:val="0"/>
          <w:rPrChange w:author="Merlin Weiss" w:id="30" w:date="2026-09-04T12:50:53Z">
            <w:rPr>
              <w:i w:val="1"/>
              <w:iCs w:val="1"/>
              <w:color w:val="000000"/>
              <w:sz w:val="22"/>
              <w:szCs w:val="22"/>
            </w:rPr>
          </w:rPrChange>
        </w:rPr>
        <w:t xml:space="preserve">. </w:t>
      </w:r>
      <w:r w:rsidDel="00000000" w:rsidR="00000000" w:rsidRPr="00000000">
        <w:rPr>
          <w:rtl w:val="0"/>
        </w:rPr>
      </w:r>
    </w:p>
    <w:p w:rsidR="00000000" w:rsidDel="00000000" w:rsidP="00000000" w:rsidRDefault="00000000" w:rsidRPr="00000000" w14:paraId="00000052">
      <w:pPr>
        <w:spacing w:after="240" w:before="240" w:line="360" w:lineRule="auto"/>
        <w:rPr>
          <w:b w:val="1"/>
          <w:bCs w:val="1"/>
          <w:rPrChange w:author="Merlin Weiss" w:id="30" w:date="2026-09-04T12:50:53Z">
            <w:rPr/>
          </w:rPrChange>
        </w:rPr>
      </w:pPr>
      <w:r w:rsidDel="00000000" w:rsidR="00000000" w:rsidRPr="00000000">
        <w:rPr>
          <w:rtl w:val="0"/>
        </w:rPr>
      </w:r>
    </w:p>
    <w:p w:rsidR="00000000" w:rsidDel="00000000" w:rsidP="00000000" w:rsidRDefault="00000000" w:rsidRPr="00000000" w14:paraId="00000053">
      <w:pPr>
        <w:pStyle w:val="Heading4"/>
        <w:keepNext w:val="0"/>
        <w:keepLines w:val="0"/>
        <w:spacing w:after="40" w:before="240" w:line="360" w:lineRule="auto"/>
        <w:rPr>
          <w:b w:val="1"/>
          <w:bCs w:val="1"/>
          <w:rPrChange w:author="Merlin Weiss" w:id="30" w:date="2026-09-04T12:50:53Z">
            <w:rPr>
              <w:b w:val="1"/>
              <w:bCs w:val="1"/>
              <w:i w:val="1"/>
              <w:iCs w:val="1"/>
              <w:color w:val="000000"/>
              <w:sz w:val="22"/>
              <w:szCs w:val="22"/>
            </w:rPr>
          </w:rPrChange>
        </w:rPr>
      </w:pPr>
      <w:bookmarkStart w:colFirst="0" w:colLast="0" w:name="_qwfwi384q688" w:id="4"/>
      <w:bookmarkEnd w:id="4"/>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360" w:lineRule="auto"/>
        <w:rPr>
          <w:b w:val="1"/>
          <w:bCs w:val="1"/>
          <w:rPrChange w:author="Merlin Weiss" w:id="30" w:date="2026-09-04T12:50:53Z">
            <w:rPr>
              <w:b w:val="1"/>
              <w:bCs w:val="1"/>
              <w:i w:val="1"/>
              <w:iCs w:val="1"/>
              <w:color w:val="000000"/>
              <w:sz w:val="22"/>
              <w:szCs w:val="22"/>
            </w:rPr>
          </w:rPrChange>
        </w:rPr>
      </w:pPr>
      <w:bookmarkStart w:colFirst="0" w:colLast="0" w:name="_1egw4cnbd4nz" w:id="5"/>
      <w:bookmarkEnd w:id="5"/>
      <w:r w:rsidDel="00000000" w:rsidR="00000000" w:rsidRPr="00000000">
        <w:rPr>
          <w:b w:val="1"/>
          <w:bCs w:val="1"/>
          <w:rtl w:val="0"/>
          <w:rPrChange w:author="Merlin Weiss" w:id="30" w:date="2026-09-04T12:50:53Z">
            <w:rPr>
              <w:b w:val="1"/>
              <w:bCs w:val="1"/>
              <w:i w:val="1"/>
              <w:iCs w:val="1"/>
              <w:color w:val="000000"/>
              <w:sz w:val="22"/>
              <w:szCs w:val="22"/>
            </w:rPr>
          </w:rPrChange>
        </w:rPr>
        <w:t xml:space="preserve">Environmental Modulation of Successional Trait Trajectori</w:t>
      </w:r>
      <w:commentRangeStart w:id="14"/>
      <w:r w:rsidDel="00000000" w:rsidR="00000000" w:rsidRPr="00000000">
        <w:rPr>
          <w:b w:val="1"/>
          <w:bCs w:val="1"/>
          <w:rtl w:val="0"/>
          <w:rPrChange w:author="Merlin Weiss" w:id="30" w:date="2026-09-04T12:50:53Z">
            <w:rPr>
              <w:b w:val="1"/>
              <w:bCs w:val="1"/>
              <w:i w:val="1"/>
              <w:iCs w:val="1"/>
              <w:color w:val="000000"/>
              <w:sz w:val="22"/>
              <w:szCs w:val="22"/>
            </w:rPr>
          </w:rPrChange>
        </w:rPr>
        <w:t xml:space="preserve">es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55">
      <w:pPr>
        <w:rPr>
          <w:b w:val="1"/>
          <w:bCs w:val="1"/>
          <w:rPrChange w:author="Merlin Weiss" w:id="30" w:date="2026-09-04T12:50:53Z">
            <w:rPr/>
          </w:rPrChange>
        </w:rPr>
      </w:pPr>
      <w:r w:rsidDel="00000000" w:rsidR="00000000" w:rsidRPr="00000000">
        <w:rPr>
          <w:rtl w:val="0"/>
        </w:rPr>
      </w:r>
    </w:p>
    <w:p w:rsidR="00000000" w:rsidDel="00000000" w:rsidP="00000000" w:rsidRDefault="00000000" w:rsidRPr="00000000" w14:paraId="00000056">
      <w:pPr>
        <w:spacing w:after="240" w:line="360" w:lineRule="auto"/>
        <w:rPr>
          <w:b w:val="1"/>
          <w:bCs w:val="1"/>
          <w:rPrChange w:author="Merlin Weiss" w:id="30" w:date="2026-09-04T12:50:53Z">
            <w:rPr/>
          </w:rPrChange>
        </w:rPr>
      </w:pPr>
      <w:r w:rsidDel="00000000" w:rsidR="00000000" w:rsidRPr="00000000">
        <w:rPr>
          <w:b w:val="1"/>
          <w:bCs w:val="1"/>
          <w:rtl w:val="0"/>
          <w:rPrChange w:author="Merlin Weiss" w:id="30" w:date="2026-09-04T12:50:53Z">
            <w:rPr/>
          </w:rPrChange>
        </w:rPr>
        <w:t xml:space="preserve">Stand age interacted with environmental conditions to modulate the rate of trait change through succession (Fig. 3; Fig. S-7). Bootstrap 95% confidence intervals for Δslope excluded zero in 36 of 45 broadleaf and 30 of 45 coniferous </w:t>
      </w:r>
      <w:r w:rsidDel="00000000" w:rsidR="00000000" w:rsidRPr="00000000">
        <w:rPr>
          <w:b w:val="1"/>
          <w:bCs w:val="1"/>
          <w:rtl w:val="0"/>
          <w:rPrChange w:author="Merlin Weiss" w:id="30" w:date="2026-09-04T12:50:53Z">
            <w:rPr/>
          </w:rPrChange>
        </w:rPr>
        <w:t xml:space="preserve">trait</w:t>
      </w:r>
      <w:r w:rsidDel="00000000" w:rsidR="00000000" w:rsidRPr="00000000">
        <w:rPr>
          <w:rFonts w:ascii="Arial Unicode MS" w:cs="Arial Unicode MS" w:eastAsia="Arial Unicode MS" w:hAnsi="Arial Unicode MS"/>
          <w:b w:val="1"/>
          <w:bCs w:val="1"/>
          <w:rtl w:val="0"/>
          <w:rPrChange w:author="Merlin Weiss" w:id="30" w:date="2026-09-04T12:50:53Z">
            <w:rPr>
              <w:rFonts w:ascii="Arial Unicode MS" w:cs="Arial Unicode MS" w:eastAsia="Arial Unicode MS" w:hAnsi="Arial Unicode MS"/>
            </w:rPr>
          </w:rPrChange>
        </w:rPr>
        <w:t xml:space="preserve">–variable combinations. In broadleaf forests, temperature produced the largest and most consistent slope differences, with a median |Δslope| of 0.0043 across traits and eight of nine traits showing robust differences. Six traits; i.e., conduit diameter, tree height, leaf density, leaf potassium, seed dry mass, and specific leaf area, showed steeper successional trajectories in warmer plots (Δslope: +0.0027 to +0.0069), while bark thickness and shade tolerance showed steeper trajectories in colder plots (Δslope = −0.0016 and −0.0041 respectively). Precipitation and soil water retention produced robust differences in seven and eight of nine traits respectively, with broadly similar directional patterns. Elevation had the weakest effects in broadleaf forests (five robust slope differences; median |Δslope| = 0.0010). In coniferous forests, temperature produced the fewest robust slope differences of any variable × forest type combination, three of nine traits (leaf potassium, specific leaf area, and shade tolerance), with the smallest median |Δslope| (0.00029). Precipitation and soil water retention produced the most robust slope differences in coniferous forests (eight of nine traits each; median |Δslope| = 0.00096 and 0.00089 respectively). All environmental predictors produced robust intercept differences across both forest types, with median absolute intercept differences ranging from 0.24 to 0.46 across predictor × forest type combinations, consistently larger in magnitude than the corresponding slope differences (Fig. S-7). Comparing the absolute between-environment gap in predicted trait expression at succession onset with that in late succession (Fig. 3a) showed that these gaps were largely preserved through succession rather than opened or closed: most trait × predictor combinations fell close to the 1:1 line, with 30 of 45 broadleaf and 34 of 45 coniferous combinations widening (a larger gap in late succession) and the remainder stable or narrowing.</w:t>
      </w:r>
    </w:p>
    <w:p w:rsidR="00000000" w:rsidDel="00000000" w:rsidP="00000000" w:rsidRDefault="00000000" w:rsidRPr="00000000" w14:paraId="00000057">
      <w:pPr>
        <w:spacing w:after="240" w:before="240" w:line="360" w:lineRule="auto"/>
        <w:rPr>
          <w:b w:val="1"/>
          <w:bCs w:val="1"/>
          <w:rPrChange w:author="Merlin Weiss" w:id="30" w:date="2026-09-04T12:50:53Z">
            <w:rPr/>
          </w:rPrChange>
        </w:rPr>
      </w:pPr>
      <w:r w:rsidDel="00000000" w:rsidR="00000000" w:rsidRPr="00000000">
        <w:rPr>
          <w:rtl w:val="0"/>
        </w:rPr>
      </w:r>
    </w:p>
    <w:p w:rsidR="00000000" w:rsidDel="00000000" w:rsidP="00000000" w:rsidRDefault="00000000" w:rsidRPr="00000000" w14:paraId="00000058">
      <w:pPr>
        <w:spacing w:after="240" w:line="360" w:lineRule="auto"/>
        <w:rPr>
          <w:b w:val="1"/>
          <w:bCs w:val="1"/>
          <w:rPrChange w:author="Merlin Weiss" w:id="30" w:date="2026-09-04T12:50:53Z">
            <w:rPr>
              <w:i w:val="1"/>
              <w:iCs w:val="1"/>
              <w:color w:val="000000"/>
              <w:sz w:val="18"/>
              <w:szCs w:val="18"/>
            </w:rPr>
          </w:rPrChange>
        </w:rPr>
      </w:pPr>
      <w:commentRangeStart w:id="15"/>
      <w:commentRangeStart w:id="16"/>
      <w:commentRangeStart w:id="17"/>
      <w:commentRangeStart w:id="18"/>
      <w:commentRangeStart w:id="19"/>
      <w:commentRangeStart w:id="20"/>
      <w:r w:rsidDel="00000000" w:rsidR="00000000" w:rsidRPr="00000000">
        <w:rPr>
          <w:b w:val="1"/>
          <w:bCs w:val="1"/>
          <w:rPrChange w:author="Merlin Weiss" w:id="30" w:date="2026-09-04T12:50:53Z">
            <w:rPr>
              <w:b w:val="1"/>
              <w:bCs w:val="1"/>
              <w:sz w:val="26"/>
              <w:szCs w:val="26"/>
            </w:rPr>
          </w:rPrChange>
        </w:rPr>
        <w:drawing>
          <wp:inline distB="114300" distT="114300" distL="114300" distR="114300">
            <wp:extent cx="5731200" cy="7327900"/>
            <wp:effectExtent b="0" l="0" r="0" t="0"/>
            <wp:docPr id="1" name="image1.png"/>
            <a:graphic>
              <a:graphicData uri="http://schemas.openxmlformats.org/drawingml/2006/picture">
                <pic:pic>
                  <pic:nvPicPr>
                    <pic:cNvPr id="0" name="image1.png"/>
                    <pic:cNvPicPr preferRelativeResize="0"/>
                  </pic:nvPicPr>
                  <pic:blipFill>
                    <a:blip r:embed="rId124"/>
                    <a:srcRect b="0" l="0" r="0" t="0"/>
                    <a:stretch>
                      <a:fillRect/>
                    </a:stretch>
                  </pic:blipFill>
                  <pic:spPr>
                    <a:xfrm>
                      <a:off x="0" y="0"/>
                      <a:ext cx="5731200" cy="7327900"/>
                    </a:xfrm>
                    <a:prstGeom prst="rect"/>
                    <a:ln/>
                  </pic:spPr>
                </pic:pic>
              </a:graphicData>
            </a:graphic>
          </wp:inline>
        </w:drawing>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b w:val="1"/>
          <w:bCs w:val="1"/>
          <w:rtl w:val="0"/>
          <w:rPrChange w:author="Merlin Weiss" w:id="30" w:date="2026-09-04T12:50:53Z">
            <w:rPr>
              <w:b w:val="1"/>
              <w:bCs w:val="1"/>
            </w:rPr>
          </w:rPrChange>
        </w:rPr>
        <w:t xml:space="preserve">Figure 3. Environmental context modulates the rate and origin of functional trait change through succession. </w:t>
      </w:r>
      <w:r w:rsidDel="00000000" w:rsidR="00000000" w:rsidRPr="00000000">
        <w:rPr>
          <w:b w:val="1"/>
          <w:bCs w:val="1"/>
          <w:rtl w:val="0"/>
          <w:rPrChange w:author="Merlin Weiss" w:id="30" w:date="2026-09-04T12:50:53Z">
            <w:rPr>
              <w:i w:val="1"/>
              <w:iCs w:val="1"/>
            </w:rPr>
          </w:rPrChange>
        </w:rPr>
        <w:t xml:space="preserve">(a) Absolute difference in community-weighted mean trait expression between the upper and lower environmental quantile</w:t>
      </w:r>
      <w:commentRangeStart w:id="21"/>
      <w:r w:rsidDel="00000000" w:rsidR="00000000" w:rsidRPr="00000000">
        <w:rPr>
          <w:rFonts w:ascii="Arial Unicode MS" w:cs="Arial Unicode MS" w:eastAsia="Arial Unicode MS" w:hAnsi="Arial Unicode MS"/>
          <w:b w:val="1"/>
          <w:bCs w:val="1"/>
          <w:rtl w:val="0"/>
          <w:rPrChange w:author="Merlin Weiss" w:id="30" w:date="2026-09-04T12:50:53Z">
            <w:rPr>
              <w:rFonts w:ascii="Arial Unicode MS" w:cs="Arial Unicode MS" w:eastAsia="Arial Unicode MS" w:hAnsi="Arial Unicode MS"/>
              <w:i w:val="1"/>
              <w:iCs w:val="1"/>
            </w:rPr>
          </w:rPrChange>
        </w:rPr>
        <w:t xml:space="preserve"> groups (|Δ trait|, upper − lower) at succession onset (stand age 0, x-axis) versus late succession (stand age 100, y-axis), shown separately for broadleaf and coniferous forest</w:t>
      </w:r>
      <w:commentRangeEnd w:id="21"/>
      <w:r w:rsidDel="00000000" w:rsidR="00000000" w:rsidRPr="00000000">
        <w:commentReference w:id="21"/>
      </w:r>
      <w:r w:rsidDel="00000000" w:rsidR="00000000" w:rsidRPr="00000000">
        <w:rPr>
          <w:rFonts w:ascii="Arial Unicode MS" w:cs="Arial Unicode MS" w:eastAsia="Arial Unicode MS" w:hAnsi="Arial Unicode MS"/>
          <w:b w:val="1"/>
          <w:bCs w:val="1"/>
          <w:rtl w:val="0"/>
          <w:rPrChange w:author="Merlin Weiss" w:id="30" w:date="2026-09-04T12:50:53Z">
            <w:rPr>
              <w:rFonts w:ascii="Arial Unicode MS" w:cs="Arial Unicode MS" w:eastAsia="Arial Unicode MS" w:hAnsi="Arial Unicode MS"/>
              <w:i w:val="1"/>
              <w:iCs w:val="1"/>
            </w:rPr>
          </w:rPrChange>
        </w:rPr>
        <w:t xml:space="preserve">s. Each point is one trait × environmental-predictor combination (colour = trait, shape = environmental predictor). Crossbars are 95% bootstrap confidence intervals across 100 resampling iterations (horizontal = onset gap, vertical = late-succession gap). (b) Signed successional slope differences (Δslope = slope_high − slope_low) for every trait × environmental-predictor combination, shown separately for each forest type. Dot colour indicates direction, red where the successional trajectory is steeper in the high-environment group, blue where it is steeper in the low-environment group, and open grey circles mark non-robust combinations (95% bootstrap CI includes zero). Traits are ordered from most successional (top) to most environmental (bottom).</w:t>
      </w:r>
      <w:r w:rsidDel="00000000" w:rsidR="00000000" w:rsidRPr="00000000">
        <w:rPr>
          <w:rtl w:val="0"/>
        </w:rPr>
      </w:r>
    </w:p>
    <w:p w:rsidR="00000000" w:rsidDel="00000000" w:rsidP="00000000" w:rsidRDefault="00000000" w:rsidRPr="00000000" w14:paraId="00000059">
      <w:pPr>
        <w:pStyle w:val="Heading4"/>
        <w:keepNext w:val="0"/>
        <w:keepLines w:val="0"/>
        <w:spacing w:after="40" w:before="240" w:line="360" w:lineRule="auto"/>
        <w:rPr>
          <w:b w:val="1"/>
          <w:bCs w:val="1"/>
          <w:rPrChange w:author="Merlin Weiss" w:id="30" w:date="2026-09-04T12:50:53Z">
            <w:rPr>
              <w:b w:val="1"/>
              <w:bCs w:val="1"/>
              <w:color w:val="000000"/>
              <w:sz w:val="22"/>
              <w:szCs w:val="22"/>
            </w:rPr>
          </w:rPrChange>
        </w:rPr>
      </w:pPr>
      <w:bookmarkStart w:colFirst="0" w:colLast="0" w:name="_hmcrsrj39b6k" w:id="6"/>
      <w:bookmarkEnd w:id="6"/>
      <w:r w:rsidDel="00000000" w:rsidR="00000000" w:rsidRPr="00000000">
        <w:rPr>
          <w:b w:val="1"/>
          <w:bCs w:val="1"/>
          <w:rtl w:val="0"/>
          <w:rPrChange w:author="Merlin Weiss" w:id="30" w:date="2026-09-04T12:50:53Z">
            <w:rPr>
              <w:b w:val="1"/>
              <w:bCs w:val="1"/>
              <w:color w:val="000000"/>
              <w:sz w:val="22"/>
              <w:szCs w:val="22"/>
            </w:rPr>
          </w:rPrChange>
        </w:rPr>
        <w:t xml:space="preserve">Predictability Divergence Through Succession</w:t>
      </w:r>
    </w:p>
    <w:p w:rsidR="00000000" w:rsidDel="00000000" w:rsidP="00000000" w:rsidRDefault="00000000" w:rsidRPr="00000000" w14:paraId="0000005A">
      <w:pPr>
        <w:rPr>
          <w:b w:val="1"/>
          <w:bCs w:val="1"/>
          <w:rPrChange w:author="Merlin Weiss" w:id="30" w:date="2026-09-04T12:50:53Z">
            <w:rPr/>
          </w:rPrChange>
        </w:rPr>
      </w:pPr>
      <w:r w:rsidDel="00000000" w:rsidR="00000000" w:rsidRPr="00000000">
        <w:rPr>
          <w:rtl w:val="0"/>
        </w:rPr>
      </w:r>
    </w:p>
    <w:p w:rsidR="00000000" w:rsidDel="00000000" w:rsidP="00000000" w:rsidRDefault="00000000" w:rsidRPr="00000000" w14:paraId="0000005B">
      <w:pPr>
        <w:spacing w:after="240" w:line="360" w:lineRule="auto"/>
        <w:rPr>
          <w:b w:val="1"/>
          <w:bCs w:val="1"/>
          <w:rPrChange w:author="Merlin Weiss" w:id="30" w:date="2026-09-04T12:50:53Z">
            <w:rPr/>
          </w:rPrChange>
        </w:rPr>
      </w:pPr>
      <w:r w:rsidDel="00000000" w:rsidR="00000000" w:rsidRPr="00000000">
        <w:rPr>
          <w:rFonts w:ascii="Arial Unicode MS" w:cs="Arial Unicode MS" w:eastAsia="Arial Unicode MS" w:hAnsi="Arial Unicode MS"/>
          <w:b w:val="1"/>
          <w:bCs w:val="1"/>
          <w:rtl w:val="0"/>
          <w:rPrChange w:author="Merlin Weiss" w:id="30" w:date="2026-09-04T12:50:53Z">
            <w:rPr>
              <w:rFonts w:ascii="Arial Unicode MS" w:cs="Arial Unicode MS" w:eastAsia="Arial Unicode MS" w:hAnsi="Arial Unicode MS"/>
            </w:rPr>
          </w:rPrChange>
        </w:rPr>
        <w:t xml:space="preserve">Trait predictability increased through succession in both forest types (Fig. 4; Fig. S-8). Mean predictability (VEcv) rose from 0.555 in early-successional broadleaf plots (stand age ≤ 30 years) to 0.814 in late-successional plots (stand age ≥ 100 years), and from 0.503 to 0.659 in coniferous forests. Mean predictability across all stand ages was higher in broadleaf forests (0.741) than coniferous forests (0.645), with the largest between-forest-type differences in shade tolerance (0.739 vs 0.540) and tree height (0.631 vs 0.466). Predictability diverged across environmental gradients throughout succession rather than converging toward zero (Fig. 4; Fig. S-9). Mean |ΔVEcv| was 0.084 in broadleaf forests and 0.116 in coniferous forests. Temperature  drove the greatest predictability divergence in both forest types (mean |ΔVEcv| = 0.122 broadleaf, 0.163 coniferous), followed by elevation in coniferous forests (0.121) and soil water retention in broadleaf forests (0.080; Fig. S-9, inset). The sign of divergence was predominantly negative for temperature, though this varied across traits and variables (Fig. S-9). In 9 of 10 variable × forest type combinations, the magnitude of divergence decreased through succession. The single exception was temperature, where divergence increased through succession, visible as the widening band in especially coniferous systems (Fig. 4a). The proportion of stand-age bins with robust divergence (95% CI excluding zero) was 0.718 in broadleaf forests and 0.827 in coniferous forests (Fig. S-9). Across traits, coniferous tree height and seed dry mass showed the largest divergence (mean |ΔVEcv| = 0.141 and 0.130 respectively), while broadleaf shade tolerance was the most divergent broadleaf trait (0.116; Fig. S-9). </w:t>
      </w:r>
    </w:p>
    <w:p w:rsidR="00000000" w:rsidDel="00000000" w:rsidP="00000000" w:rsidRDefault="00000000" w:rsidRPr="00000000" w14:paraId="0000005C">
      <w:pPr>
        <w:spacing w:after="240" w:before="240" w:line="360" w:lineRule="auto"/>
        <w:rPr>
          <w:b w:val="1"/>
          <w:bCs w:val="1"/>
          <w:rPrChange w:author="Merlin Weiss" w:id="30" w:date="2026-09-04T12:50:53Z">
            <w:rPr/>
          </w:rPrChange>
        </w:rPr>
      </w:pPr>
      <w:commentRangeStart w:id="22"/>
      <w:r w:rsidDel="00000000" w:rsidR="00000000" w:rsidRPr="00000000">
        <w:rPr>
          <w:b w:val="1"/>
          <w:bCs w:val="1"/>
          <w:rPrChange w:author="Merlin Weiss" w:id="30" w:date="2026-09-04T12:50:53Z">
            <w:rPr/>
          </w:rPrChange>
        </w:rPr>
        <w:drawing>
          <wp:inline distB="114300" distT="114300" distL="114300" distR="114300">
            <wp:extent cx="5731200" cy="6845300"/>
            <wp:effectExtent b="0" l="0" r="0" t="0"/>
            <wp:docPr id="2" name="image3.png"/>
            <a:graphic>
              <a:graphicData uri="http://schemas.openxmlformats.org/drawingml/2006/picture">
                <pic:pic>
                  <pic:nvPicPr>
                    <pic:cNvPr id="0" name="image3.png"/>
                    <pic:cNvPicPr preferRelativeResize="0"/>
                  </pic:nvPicPr>
                  <pic:blipFill>
                    <a:blip r:embed="rId125"/>
                    <a:srcRect b="0" l="0" r="0" t="0"/>
                    <a:stretch>
                      <a:fillRect/>
                    </a:stretch>
                  </pic:blipFill>
                  <pic:spPr>
                    <a:xfrm>
                      <a:off x="0" y="0"/>
                      <a:ext cx="5731200" cy="6845300"/>
                    </a:xfrm>
                    <a:prstGeom prst="rect"/>
                    <a:ln/>
                  </pic:spPr>
                </pic:pic>
              </a:graphicData>
            </a:graphic>
          </wp:inline>
        </w:drawing>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5D">
      <w:pPr>
        <w:spacing w:after="240" w:before="240" w:line="360" w:lineRule="auto"/>
        <w:rPr>
          <w:b w:val="1"/>
          <w:bCs w:val="1"/>
          <w:rPrChange w:author="Merlin Weiss" w:id="30" w:date="2026-09-04T12:50:53Z">
            <w:rPr/>
          </w:rPrChange>
        </w:rPr>
      </w:pPr>
      <w:r w:rsidDel="00000000" w:rsidR="00000000" w:rsidRPr="00000000">
        <w:rPr>
          <w:b w:val="1"/>
          <w:bCs w:val="1"/>
          <w:rtl w:val="0"/>
          <w:rPrChange w:author="Merlin Weiss" w:id="30" w:date="2026-09-04T12:50:53Z">
            <w:rPr>
              <w:b w:val="1"/>
              <w:bCs w:val="1"/>
            </w:rPr>
          </w:rPrChange>
        </w:rPr>
        <w:t xml:space="preserve">Figure 4. Trait predictability rises through succession but remains environmentally divergent.</w:t>
      </w:r>
      <w:r w:rsidDel="00000000" w:rsidR="00000000" w:rsidRPr="00000000">
        <w:rPr>
          <w:b w:val="1"/>
          <w:bCs w:val="1"/>
          <w:rtl w:val="0"/>
          <w:rPrChange w:author="Merlin Weiss" w:id="30" w:date="2026-09-04T12:50:53Z">
            <w:rPr/>
          </w:rPrChange>
        </w:rPr>
        <w:t xml:space="preserve"> </w:t>
      </w:r>
      <w:r w:rsidDel="00000000" w:rsidR="00000000" w:rsidRPr="00000000">
        <w:rPr>
          <w:b w:val="1"/>
          <w:bCs w:val="1"/>
          <w:rtl w:val="0"/>
          <w:rPrChange w:author="Merlin Weiss" w:id="30" w:date="2026-09-04T12:50:53Z">
            <w:rPr>
              <w:i w:val="1"/>
              <w:iCs w:val="1"/>
            </w:rPr>
          </w:rPrChange>
        </w:rPr>
        <w:t xml:space="preserve">Out-of-fold predictive skill (VEcv) for community-weighted mean trait expression, averaged across the nine traits and smoothed over stand age, shown separately for the upper (red) and lower (blue) quantile of each environmental predictor. Lines are trait-averaged medians over 30 cross-validation repeats; the shaded band spans the gap between the two quantile groups and is tinted by sign (red where the upper-quantile group is more predictable, blue where the lower-quantile group is). A band that stays open through succession indicates persistent divergence in predictability across the environmental gradient; a band that closes indicates convergence. (a) Temperature , shown enlarged. (b) The four remaining predictors (precipitation, soil water retention, elevation, soil pH) crossed with forest type, on a common VEcv scale. Curves are not extrapolated beyond the observed stand-age range.</w:t>
      </w:r>
      <w:r w:rsidDel="00000000" w:rsidR="00000000" w:rsidRPr="00000000">
        <w:br w:type="page"/>
      </w:r>
      <w:r w:rsidDel="00000000" w:rsidR="00000000" w:rsidRPr="00000000">
        <w:rPr>
          <w:rtl w:val="0"/>
        </w:rPr>
      </w:r>
    </w:p>
    <w:p w:rsidR="00000000" w:rsidDel="00000000" w:rsidP="00000000" w:rsidRDefault="00000000" w:rsidRPr="00000000" w14:paraId="0000005E">
      <w:pPr>
        <w:spacing w:after="240" w:line="360" w:lineRule="auto"/>
        <w:rPr>
          <w:b w:val="1"/>
          <w:bCs w:val="1"/>
          <w:rPrChange w:author="Merlin Weiss" w:id="30" w:date="2026-09-04T12:50:53Z">
            <w:rPr>
              <w:b w:val="1"/>
              <w:bCs w:val="1"/>
              <w:sz w:val="26"/>
              <w:szCs w:val="26"/>
            </w:rPr>
          </w:rPrChange>
        </w:rPr>
      </w:pPr>
      <w:r w:rsidDel="00000000" w:rsidR="00000000" w:rsidRPr="00000000">
        <w:rPr>
          <w:b w:val="1"/>
          <w:bCs w:val="1"/>
          <w:rtl w:val="0"/>
          <w:rPrChange w:author="Merlin Weiss" w:id="30" w:date="2026-09-04T12:50:53Z">
            <w:rPr>
              <w:b w:val="1"/>
              <w:bCs w:val="1"/>
              <w:sz w:val="26"/>
              <w:szCs w:val="26"/>
            </w:rPr>
          </w:rPrChange>
        </w:rPr>
        <w:t xml:space="preserve">Discussion</w:t>
      </w:r>
    </w:p>
    <w:p w:rsidR="00000000" w:rsidDel="00000000" w:rsidP="00000000" w:rsidRDefault="00000000" w:rsidRPr="00000000" w14:paraId="0000005F">
      <w:pPr>
        <w:spacing w:after="240" w:before="240" w:line="360" w:lineRule="auto"/>
        <w:rPr>
          <w:b w:val="1"/>
          <w:bCs w:val="1"/>
          <w:rPrChange w:author="Merlin Weiss" w:id="30" w:date="2026-09-04T12:50:53Z">
            <w:rPr/>
          </w:rPrChange>
        </w:rPr>
      </w:pPr>
      <w:r w:rsidDel="00000000" w:rsidR="00000000" w:rsidRPr="00000000">
        <w:rPr>
          <w:b w:val="1"/>
          <w:bCs w:val="1"/>
          <w:rtl w:val="0"/>
          <w:rPrChange w:author="Merlin Weiss" w:id="30" w:date="2026-09-04T12:50:53Z">
            <w:rPr/>
          </w:rPrChange>
        </w:rPr>
        <w:t xml:space="preserve">Forest functional communities are widely assumed to follow broadly predictable successional trajectories, yet the degree to which these trajectories depend on local environmental context and to which late-successional communities converge toward predictable states has not been tested at continental scales. Using over 49,000 forest plots spanning the environmental breadth of US forest types, we provide a continental-scale test of these questions and show that environmental filtering dominates functional trait variation, systematically modifies the rate and direction of successional change, and generates persistent divergence in trait predictability across environmental gradients. Our results support an environmentally conditional model of succession in which both the trajectory and determinism of community assembly depend fundamentally on abiotic context.</w:t>
      </w:r>
      <w:r w:rsidDel="00000000" w:rsidR="00000000" w:rsidRPr="00000000">
        <w:rPr>
          <w:rtl w:val="0"/>
        </w:rPr>
      </w:r>
    </w:p>
    <w:p w:rsidR="00000000" w:rsidDel="00000000" w:rsidP="00000000" w:rsidRDefault="00000000" w:rsidRPr="00000000" w14:paraId="00000060">
      <w:pPr>
        <w:spacing w:after="240" w:before="240" w:line="360" w:lineRule="auto"/>
        <w:rPr>
          <w:b w:val="1"/>
          <w:bCs w:val="1"/>
          <w:rPrChange w:author="Merlin Weiss" w:id="30" w:date="2026-09-04T12:50:53Z">
            <w:rPr/>
          </w:rPrChange>
        </w:rPr>
      </w:pPr>
      <w:r w:rsidDel="00000000" w:rsidR="00000000" w:rsidRPr="00000000">
        <w:rPr>
          <w:b w:val="1"/>
          <w:bCs w:val="1"/>
          <w:rtl w:val="0"/>
          <w:rPrChange w:author="Merlin Weiss" w:id="30" w:date="2026-09-04T12:50:53Z">
            <w:rPr/>
          </w:rPrChange>
        </w:rPr>
        <w:t xml:space="preserve">The near-universal dominance of environmental over successional predictors, with importance ratios reaching 30× for bark thickness and seed dry mass in coniferous forests, extends findings that have emphasised the importance of climate in structuring functional communities </w:t>
      </w:r>
      <w:hyperlink r:id="rId126">
        <w:r w:rsidDel="00000000" w:rsidR="00000000" w:rsidRPr="00000000">
          <w:rPr>
            <w:b w:val="1"/>
            <w:bCs w:val="1"/>
            <w:rtl w:val="0"/>
            <w:rPrChange w:author="Merlin Weiss" w:id="30" w:date="2026-09-04T12:50:53Z">
              <w:rPr/>
            </w:rPrChange>
          </w:rPr>
          <w:t xml:space="preserve">(Laughlin </w:t>
        </w:r>
      </w:hyperlink>
      <w:hyperlink r:id="rId127">
        <w:r w:rsidDel="00000000" w:rsidR="00000000" w:rsidRPr="00000000">
          <w:rPr>
            <w:b w:val="1"/>
            <w:bCs w:val="1"/>
            <w:rtl w:val="0"/>
            <w:rPrChange w:author="Merlin Weiss" w:id="30" w:date="2026-09-04T12:50:53Z">
              <w:rPr>
                <w:i w:val="1"/>
                <w:iCs w:val="1"/>
              </w:rPr>
            </w:rPrChange>
          </w:rPr>
          <w:t xml:space="preserve">et al.</w:t>
        </w:r>
      </w:hyperlink>
      <w:hyperlink r:id="rId128">
        <w:r w:rsidDel="00000000" w:rsidR="00000000" w:rsidRPr="00000000">
          <w:rPr>
            <w:b w:val="1"/>
            <w:bCs w:val="1"/>
            <w:rtl w:val="0"/>
            <w:rPrChange w:author="Merlin Weiss" w:id="30" w:date="2026-09-04T12:50:53Z">
              <w:rPr/>
            </w:rPrChange>
          </w:rPr>
          <w:t xml:space="preserve"> 2012; Maynard </w:t>
        </w:r>
      </w:hyperlink>
      <w:hyperlink r:id="rId129">
        <w:r w:rsidDel="00000000" w:rsidR="00000000" w:rsidRPr="00000000">
          <w:rPr>
            <w:b w:val="1"/>
            <w:bCs w:val="1"/>
            <w:rtl w:val="0"/>
            <w:rPrChange w:author="Merlin Weiss" w:id="30" w:date="2026-09-04T12:50:53Z">
              <w:rPr>
                <w:i w:val="1"/>
                <w:iCs w:val="1"/>
              </w:rPr>
            </w:rPrChange>
          </w:rPr>
          <w:t xml:space="preserve">et al.</w:t>
        </w:r>
      </w:hyperlink>
      <w:hyperlink r:id="rId130">
        <w:r w:rsidDel="00000000" w:rsidR="00000000" w:rsidRPr="00000000">
          <w:rPr>
            <w:b w:val="1"/>
            <w:bCs w:val="1"/>
            <w:rtl w:val="0"/>
            <w:rPrChange w:author="Merlin Weiss" w:id="30" w:date="2026-09-04T12:50:53Z">
              <w:rPr/>
            </w:rPrChange>
          </w:rPr>
          <w:t xml:space="preserve"> 2022; Swenson &amp; Enquist 2007)</w:t>
        </w:r>
      </w:hyperlink>
      <w:r w:rsidDel="00000000" w:rsidR="00000000" w:rsidRPr="00000000">
        <w:rPr>
          <w:b w:val="1"/>
          <w:bCs w:val="1"/>
          <w:rtl w:val="0"/>
          <w:rPrChange w:author="Merlin Weiss" w:id="30" w:date="2026-09-04T12:50:53Z">
            <w:rPr/>
          </w:rPrChange>
        </w:rPr>
        <w:t xml:space="preserve">. The two partial exceptions, tree height and shade tolerance, are both traits whose expression is most directly governed by competitive dynamics for light rather than direct abiotic constraints, consistent with theoretical predictions that biotic filtering dominates in trait axes most closely linked to competitive hierarchies </w:t>
      </w:r>
      <w:hyperlink r:id="rId131">
        <w:r w:rsidDel="00000000" w:rsidR="00000000" w:rsidRPr="00000000">
          <w:rPr>
            <w:b w:val="1"/>
            <w:bCs w:val="1"/>
            <w:rtl w:val="0"/>
            <w:rPrChange w:author="Merlin Weiss" w:id="30" w:date="2026-09-04T12:50:53Z">
              <w:rPr/>
            </w:rPrChange>
          </w:rPr>
          <w:t xml:space="preserve">(Grime 1977; Kunstler </w:t>
        </w:r>
      </w:hyperlink>
      <w:hyperlink r:id="rId132">
        <w:r w:rsidDel="00000000" w:rsidR="00000000" w:rsidRPr="00000000">
          <w:rPr>
            <w:b w:val="1"/>
            <w:bCs w:val="1"/>
            <w:rtl w:val="0"/>
            <w:rPrChange w:author="Merlin Weiss" w:id="30" w:date="2026-09-04T12:50:53Z">
              <w:rPr>
                <w:i w:val="1"/>
                <w:iCs w:val="1"/>
              </w:rPr>
            </w:rPrChange>
          </w:rPr>
          <w:t xml:space="preserve">et al.</w:t>
        </w:r>
      </w:hyperlink>
      <w:hyperlink r:id="rId133">
        <w:r w:rsidDel="00000000" w:rsidR="00000000" w:rsidRPr="00000000">
          <w:rPr>
            <w:b w:val="1"/>
            <w:bCs w:val="1"/>
            <w:rtl w:val="0"/>
            <w:rPrChange w:author="Merlin Weiss" w:id="30" w:date="2026-09-04T12:50:53Z">
              <w:rPr/>
            </w:rPrChange>
          </w:rPr>
          <w:t xml:space="preserve"> 2016)</w:t>
        </w:r>
      </w:hyperlink>
      <w:r w:rsidDel="00000000" w:rsidR="00000000" w:rsidRPr="00000000">
        <w:rPr>
          <w:b w:val="1"/>
          <w:bCs w:val="1"/>
          <w:rtl w:val="0"/>
          <w:rPrChange w:author="Merlin Weiss" w:id="30" w:date="2026-09-04T12:50:53Z">
            <w:rPr/>
          </w:rPrChange>
        </w:rPr>
        <w:t xml:space="preserve">. The stronger environmental dominance in coniferous forests relative to broadleaf forests is consistent with the harsher and more variable abiotic conditions of boreal and montane conifer systems, where thermal and edaphic constraints are more severe and may more completely override biotic assembly dynamics </w:t>
      </w:r>
      <w:hyperlink r:id="rId134">
        <w:r w:rsidDel="00000000" w:rsidR="00000000" w:rsidRPr="00000000">
          <w:rPr>
            <w:b w:val="1"/>
            <w:bCs w:val="1"/>
            <w:rtl w:val="0"/>
            <w:rPrChange w:author="Merlin Weiss" w:id="30" w:date="2026-09-04T12:50:53Z">
              <w:rPr/>
            </w:rPrChange>
          </w:rPr>
          <w:t xml:space="preserve">(Engler </w:t>
        </w:r>
      </w:hyperlink>
      <w:hyperlink r:id="rId135">
        <w:r w:rsidDel="00000000" w:rsidR="00000000" w:rsidRPr="00000000">
          <w:rPr>
            <w:b w:val="1"/>
            <w:bCs w:val="1"/>
            <w:rtl w:val="0"/>
            <w:rPrChange w:author="Merlin Weiss" w:id="30" w:date="2026-09-04T12:50:53Z">
              <w:rPr>
                <w:i w:val="1"/>
                <w:iCs w:val="1"/>
              </w:rPr>
            </w:rPrChange>
          </w:rPr>
          <w:t xml:space="preserve">et al.</w:t>
        </w:r>
      </w:hyperlink>
      <w:hyperlink r:id="rId136">
        <w:r w:rsidDel="00000000" w:rsidR="00000000" w:rsidRPr="00000000">
          <w:rPr>
            <w:b w:val="1"/>
            <w:bCs w:val="1"/>
            <w:rtl w:val="0"/>
            <w:rPrChange w:author="Merlin Weiss" w:id="30" w:date="2026-09-04T12:50:53Z">
              <w:rPr/>
            </w:rPrChange>
          </w:rPr>
          <w:t xml:space="preserve"> 2011; Körner 2012)</w:t>
        </w:r>
      </w:hyperlink>
      <w:r w:rsidDel="00000000" w:rsidR="00000000" w:rsidRPr="00000000">
        <w:rPr>
          <w:b w:val="1"/>
          <w:bCs w:val="1"/>
          <w:rtl w:val="0"/>
          <w:rPrChange w:author="Merlin Weiss" w:id="30" w:date="2026-09-04T12:50:53Z">
            <w:rPr/>
          </w:rPrChange>
        </w:rPr>
        <w:t xml:space="preserve">. The asymmetry in leading environmental predictors between forest types, i.e., temperature dominating all nine traits in broadleaf forests (Fig 2b) but elevation being the dominant driver for  three traits in coniferous forests (Leaf P, SLA, and Conduit diameter), points to a fundamental difference in how these systems are organised along environmental gradients. In broadleaf forests, the dominant north–south thermal gradient imposes a coherent filtering axis on nearly all functional dimensions simultaneously. In coniferous forests, topographic position captures variation in growing season length, freeze-thaw cycles, snow duration, and disturbance return intervals that are only partially reflected in macroclimate variables, consistent with the known importance of fine-scale topographic controls on species distributions and trait expression in mountain forest systems </w:t>
      </w:r>
      <w:hyperlink r:id="rId137">
        <w:r w:rsidDel="00000000" w:rsidR="00000000" w:rsidRPr="00000000">
          <w:rPr>
            <w:b w:val="1"/>
            <w:bCs w:val="1"/>
            <w:rtl w:val="0"/>
            <w:rPrChange w:author="Merlin Weiss" w:id="30" w:date="2026-09-04T12:50:53Z">
              <w:rPr/>
            </w:rPrChange>
          </w:rPr>
          <w:t xml:space="preserve">(Dobrowski 2011; Mod </w:t>
        </w:r>
      </w:hyperlink>
      <w:hyperlink r:id="rId138">
        <w:r w:rsidDel="00000000" w:rsidR="00000000" w:rsidRPr="00000000">
          <w:rPr>
            <w:b w:val="1"/>
            <w:bCs w:val="1"/>
            <w:rtl w:val="0"/>
            <w:rPrChange w:author="Merlin Weiss" w:id="30" w:date="2026-09-04T12:50:53Z">
              <w:rPr>
                <w:i w:val="1"/>
                <w:iCs w:val="1"/>
              </w:rPr>
            </w:rPrChange>
          </w:rPr>
          <w:t xml:space="preserve">et al.</w:t>
        </w:r>
      </w:hyperlink>
      <w:hyperlink r:id="rId139">
        <w:r w:rsidDel="00000000" w:rsidR="00000000" w:rsidRPr="00000000">
          <w:rPr>
            <w:b w:val="1"/>
            <w:bCs w:val="1"/>
            <w:rtl w:val="0"/>
            <w:rPrChange w:author="Merlin Weiss" w:id="30" w:date="2026-09-04T12:50:53Z">
              <w:rPr/>
            </w:rPrChange>
          </w:rPr>
          <w:t xml:space="preserve"> 2016)</w:t>
        </w:r>
      </w:hyperlink>
      <w:r w:rsidDel="00000000" w:rsidR="00000000" w:rsidRPr="00000000">
        <w:rPr>
          <w:b w:val="1"/>
          <w:bCs w:val="1"/>
          <w:rtl w:val="0"/>
          <w:rPrChange w:author="Merlin Weiss" w:id="30" w:date="2026-09-04T12:50:53Z">
            <w:rPr/>
          </w:rPrChange>
        </w:rPr>
        <w:t xml:space="preserve">.</w:t>
      </w:r>
    </w:p>
    <w:p w:rsidR="00000000" w:rsidDel="00000000" w:rsidP="00000000" w:rsidRDefault="00000000" w:rsidRPr="00000000" w14:paraId="00000061">
      <w:pPr>
        <w:spacing w:after="240" w:before="240" w:line="360" w:lineRule="auto"/>
        <w:rPr>
          <w:b w:val="1"/>
          <w:bCs w:val="1"/>
          <w:rPrChange w:author="Merlin Weiss" w:id="30" w:date="2026-09-04T12:50:53Z">
            <w:rPr/>
          </w:rPrChange>
        </w:rPr>
      </w:pPr>
      <w:r w:rsidDel="00000000" w:rsidR="00000000" w:rsidRPr="00000000">
        <w:rPr>
          <w:b w:val="1"/>
          <w:bCs w:val="1"/>
          <w:rtl w:val="0"/>
          <w:rPrChange w:author="Merlin Weiss" w:id="30" w:date="2026-09-04T12:50:53Z">
            <w:rPr/>
          </w:rPrChange>
        </w:rPr>
        <w:t xml:space="preserve">The widespread robust differences in successional slopes between upper and lo</w:t>
      </w:r>
      <w:commentRangeStart w:id="23"/>
      <w:r w:rsidDel="00000000" w:rsidR="00000000" w:rsidRPr="00000000">
        <w:rPr>
          <w:b w:val="1"/>
          <w:bCs w:val="1"/>
          <w:rtl w:val="0"/>
          <w:rPrChange w:author="Merlin Weiss" w:id="30" w:date="2026-09-04T12:50:53Z">
            <w:rPr/>
          </w:rPrChange>
        </w:rPr>
        <w:t xml:space="preserve">wer environmental quantile groups, particularly in broadleaf forests, demonstrate that </w:t>
      </w:r>
      <w:commentRangeEnd w:id="23"/>
      <w:r w:rsidDel="00000000" w:rsidR="00000000" w:rsidRPr="00000000">
        <w:commentReference w:id="23"/>
      </w:r>
      <w:r w:rsidDel="00000000" w:rsidR="00000000" w:rsidRPr="00000000">
        <w:rPr>
          <w:b w:val="1"/>
          <w:bCs w:val="1"/>
          <w:rtl w:val="0"/>
          <w:rPrChange w:author="Merlin Weiss" w:id="30" w:date="2026-09-04T12:50:53Z">
            <w:rPr/>
          </w:rPrChange>
        </w:rPr>
        <w:t xml:space="preserve">environmental conditions do not merely set the mean level of trait expression but actively modulate the rate of community change through succession. Th</w:t>
      </w:r>
      <w:commentRangeStart w:id="24"/>
      <w:r w:rsidDel="00000000" w:rsidR="00000000" w:rsidRPr="00000000">
        <w:rPr>
          <w:b w:val="1"/>
          <w:bCs w:val="1"/>
          <w:rtl w:val="0"/>
          <w:rPrChange w:author="Merlin Weiss" w:id="30" w:date="2026-09-04T12:50:53Z">
            <w:rPr/>
          </w:rPrChange>
        </w:rPr>
        <w:t xml:space="preserve">e alignment of directional slope differences with a resource-acquisitive versus stress-tolerant a</w:t>
      </w:r>
      <w:commentRangeEnd w:id="24"/>
      <w:r w:rsidDel="00000000" w:rsidR="00000000" w:rsidRPr="00000000">
        <w:commentReference w:id="24"/>
      </w:r>
      <w:r w:rsidDel="00000000" w:rsidR="00000000" w:rsidRPr="00000000">
        <w:rPr>
          <w:b w:val="1"/>
          <w:bCs w:val="1"/>
          <w:rtl w:val="0"/>
          <w:rPrChange w:author="Merlin Weiss" w:id="30" w:date="2026-09-04T12:50:53Z">
            <w:rPr/>
          </w:rPrChange>
        </w:rPr>
        <w:t xml:space="preserve">xis is consistent with the growth-survival trade-off framework and the prediction that productive environments amplify competitive dynamics, accelerating the turnover of functional strategies through succession </w:t>
      </w:r>
      <w:hyperlink r:id="rId140">
        <w:r w:rsidDel="00000000" w:rsidR="00000000" w:rsidRPr="00000000">
          <w:rPr>
            <w:b w:val="1"/>
            <w:bCs w:val="1"/>
            <w:rtl w:val="0"/>
            <w:rPrChange w:author="Merlin Weiss" w:id="30" w:date="2026-09-04T12:50:53Z">
              <w:rPr/>
            </w:rPrChange>
          </w:rPr>
          <w:t xml:space="preserve">(Grime 1988; Reich 2014; Wright </w:t>
        </w:r>
      </w:hyperlink>
      <w:hyperlink r:id="rId141">
        <w:r w:rsidDel="00000000" w:rsidR="00000000" w:rsidRPr="00000000">
          <w:rPr>
            <w:b w:val="1"/>
            <w:bCs w:val="1"/>
            <w:rtl w:val="0"/>
            <w:rPrChange w:author="Merlin Weiss" w:id="30" w:date="2026-09-04T12:50:53Z">
              <w:rPr>
                <w:i w:val="1"/>
                <w:iCs w:val="1"/>
              </w:rPr>
            </w:rPrChange>
          </w:rPr>
          <w:t xml:space="preserve">et al.</w:t>
        </w:r>
      </w:hyperlink>
      <w:hyperlink r:id="rId142">
        <w:r w:rsidDel="00000000" w:rsidR="00000000" w:rsidRPr="00000000">
          <w:rPr>
            <w:b w:val="1"/>
            <w:bCs w:val="1"/>
            <w:rtl w:val="0"/>
            <w:rPrChange w:author="Merlin Weiss" w:id="30" w:date="2026-09-04T12:50:53Z">
              <w:rPr/>
            </w:rPrChange>
          </w:rPr>
          <w:t xml:space="preserve"> 2004)</w:t>
        </w:r>
      </w:hyperlink>
      <w:r w:rsidDel="00000000" w:rsidR="00000000" w:rsidRPr="00000000">
        <w:rPr>
          <w:b w:val="1"/>
          <w:bCs w:val="1"/>
          <w:rtl w:val="0"/>
          <w:rPrChange w:author="Merlin Weiss" w:id="30" w:date="2026-09-04T12:50:53Z">
            <w:rPr/>
          </w:rPrChange>
        </w:rPr>
        <w:t xml:space="preserve">. In warmer, wetter broadleaf forests, acquisitive traits, such as high-value expressions in conduit diameter, leaf potassium, leaf density, and specific leaf area, showed steeper successional increases, consistent with faster canopy closure and stronger competitive exclusion of stress-tolerant early-successional species under high-productivity conditions </w:t>
      </w:r>
      <w:hyperlink r:id="rId143">
        <w:r w:rsidDel="00000000" w:rsidR="00000000" w:rsidRPr="00000000">
          <w:rPr>
            <w:b w:val="1"/>
            <w:bCs w:val="1"/>
            <w:rtl w:val="0"/>
            <w:rPrChange w:author="Merlin Weiss" w:id="30" w:date="2026-09-04T12:50:53Z">
              <w:rPr/>
            </w:rPrChange>
          </w:rPr>
          <w:t xml:space="preserve">(Lebrija-Trejos </w:t>
        </w:r>
      </w:hyperlink>
      <w:hyperlink r:id="rId144">
        <w:r w:rsidDel="00000000" w:rsidR="00000000" w:rsidRPr="00000000">
          <w:rPr>
            <w:b w:val="1"/>
            <w:bCs w:val="1"/>
            <w:rtl w:val="0"/>
            <w:rPrChange w:author="Merlin Weiss" w:id="30" w:date="2026-09-04T12:50:53Z">
              <w:rPr>
                <w:i w:val="1"/>
                <w:iCs w:val="1"/>
              </w:rPr>
            </w:rPrChange>
          </w:rPr>
          <w:t xml:space="preserve">et al.</w:t>
        </w:r>
      </w:hyperlink>
      <w:hyperlink r:id="rId145">
        <w:r w:rsidDel="00000000" w:rsidR="00000000" w:rsidRPr="00000000">
          <w:rPr>
            <w:b w:val="1"/>
            <w:bCs w:val="1"/>
            <w:rtl w:val="0"/>
            <w:rPrChange w:author="Merlin Weiss" w:id="30" w:date="2026-09-04T12:50:53Z">
              <w:rPr/>
            </w:rPrChange>
          </w:rPr>
          <w:t xml:space="preserve"> 2010b; Lohbeck </w:t>
        </w:r>
      </w:hyperlink>
      <w:hyperlink r:id="rId146">
        <w:r w:rsidDel="00000000" w:rsidR="00000000" w:rsidRPr="00000000">
          <w:rPr>
            <w:b w:val="1"/>
            <w:bCs w:val="1"/>
            <w:rtl w:val="0"/>
            <w:rPrChange w:author="Merlin Weiss" w:id="30" w:date="2026-09-04T12:50:53Z">
              <w:rPr>
                <w:i w:val="1"/>
                <w:iCs w:val="1"/>
              </w:rPr>
            </w:rPrChange>
          </w:rPr>
          <w:t xml:space="preserve">et al.</w:t>
        </w:r>
      </w:hyperlink>
      <w:hyperlink r:id="rId147">
        <w:r w:rsidDel="00000000" w:rsidR="00000000" w:rsidRPr="00000000">
          <w:rPr>
            <w:b w:val="1"/>
            <w:bCs w:val="1"/>
            <w:rtl w:val="0"/>
            <w:rPrChange w:author="Merlin Weiss" w:id="30" w:date="2026-09-04T12:50:53Z">
              <w:rPr/>
            </w:rPrChange>
          </w:rPr>
          <w:t xml:space="preserve"> 2014)</w:t>
        </w:r>
      </w:hyperlink>
      <w:r w:rsidDel="00000000" w:rsidR="00000000" w:rsidRPr="00000000">
        <w:rPr>
          <w:b w:val="1"/>
          <w:bCs w:val="1"/>
          <w:rtl w:val="0"/>
          <w:rPrChange w:author="Merlin Weiss" w:id="30" w:date="2026-09-04T12:50:53Z">
            <w:rPr/>
          </w:rPrChange>
        </w:rPr>
        <w:t xml:space="preserve">. The opposite pattern for bark thickness and shade tolerance, i.e., steeper trajectories in colder broadleaf forests, suggests that as abiotic stress intensifies, biotic filtering through light competition and disturbance resistance may become the dominant assembly mechanism even as environmental conditions become more harsh, a pattern consistent with stress-gradient hypothesis predictions </w:t>
      </w:r>
      <w:hyperlink r:id="rId148">
        <w:r w:rsidDel="00000000" w:rsidR="00000000" w:rsidRPr="00000000">
          <w:rPr>
            <w:b w:val="1"/>
            <w:bCs w:val="1"/>
            <w:rtl w:val="0"/>
            <w:rPrChange w:author="Merlin Weiss" w:id="30" w:date="2026-09-04T12:50:53Z">
              <w:rPr/>
            </w:rPrChange>
          </w:rPr>
          <w:t xml:space="preserve">(Bertness &amp; Callaway 1994; Michalet </w:t>
        </w:r>
      </w:hyperlink>
      <w:hyperlink r:id="rId149">
        <w:r w:rsidDel="00000000" w:rsidR="00000000" w:rsidRPr="00000000">
          <w:rPr>
            <w:b w:val="1"/>
            <w:bCs w:val="1"/>
            <w:rtl w:val="0"/>
            <w:rPrChange w:author="Merlin Weiss" w:id="30" w:date="2026-09-04T12:50:53Z">
              <w:rPr>
                <w:i w:val="1"/>
                <w:iCs w:val="1"/>
              </w:rPr>
            </w:rPrChange>
          </w:rPr>
          <w:t xml:space="preserve">et al.</w:t>
        </w:r>
      </w:hyperlink>
      <w:hyperlink r:id="rId150">
        <w:r w:rsidDel="00000000" w:rsidR="00000000" w:rsidRPr="00000000">
          <w:rPr>
            <w:b w:val="1"/>
            <w:bCs w:val="1"/>
            <w:rtl w:val="0"/>
            <w:rPrChange w:author="Merlin Weiss" w:id="30" w:date="2026-09-04T12:50:53Z">
              <w:rPr/>
            </w:rPrChange>
          </w:rPr>
          <w:t xml:space="preserve"> 2006)</w:t>
        </w:r>
      </w:hyperlink>
      <w:r w:rsidDel="00000000" w:rsidR="00000000" w:rsidRPr="00000000">
        <w:rPr>
          <w:b w:val="1"/>
          <w:bCs w:val="1"/>
          <w:rtl w:val="0"/>
          <w:rPrChange w:author="Merlin Weiss" w:id="30" w:date="2026-09-04T12:50:53Z">
            <w:rPr/>
          </w:rPrChange>
        </w:rPr>
        <w:t xml:space="preserve">.</w:t>
      </w:r>
    </w:p>
    <w:p w:rsidR="00000000" w:rsidDel="00000000" w:rsidP="00000000" w:rsidRDefault="00000000" w:rsidRPr="00000000" w14:paraId="00000062">
      <w:pPr>
        <w:spacing w:after="240" w:before="240" w:line="360" w:lineRule="auto"/>
        <w:rPr>
          <w:b w:val="1"/>
          <w:bCs w:val="1"/>
          <w:rPrChange w:author="Merlin Weiss" w:id="30" w:date="2026-09-04T12:50:53Z">
            <w:rPr/>
          </w:rPrChange>
        </w:rPr>
      </w:pPr>
      <w:r w:rsidDel="00000000" w:rsidR="00000000" w:rsidRPr="00000000">
        <w:rPr>
          <w:b w:val="1"/>
          <w:bCs w:val="1"/>
          <w:rtl w:val="0"/>
          <w:rPrChange w:author="Merlin Weiss" w:id="30" w:date="2026-09-04T12:50:53Z">
            <w:rPr/>
          </w:rPrChange>
        </w:rPr>
        <w:t xml:space="preserve">The strikingly weak modulation of successional slopes by temperature in coniferous forest</w:t>
      </w:r>
      <w:commentRangeStart w:id="25"/>
      <w:r w:rsidDel="00000000" w:rsidR="00000000" w:rsidRPr="00000000">
        <w:rPr>
          <w:b w:val="1"/>
          <w:bCs w:val="1"/>
          <w:rtl w:val="0"/>
          <w:rPrChange w:author="Merlin Weiss" w:id="30" w:date="2026-09-04T12:50:53Z">
            <w:rPr/>
          </w:rPrChange>
        </w:rPr>
        <w:t xml:space="preserve">s (with only three of nine traits showing robust slope differences despite temperature being the dominant importance predictor) highlights another asymmetry between the role of </w:t>
      </w:r>
      <w:commentRangeEnd w:id="25"/>
      <w:r w:rsidDel="00000000" w:rsidR="00000000" w:rsidRPr="00000000">
        <w:commentReference w:id="25"/>
      </w:r>
      <w:r w:rsidDel="00000000" w:rsidR="00000000" w:rsidRPr="00000000">
        <w:rPr>
          <w:b w:val="1"/>
          <w:bCs w:val="1"/>
          <w:rtl w:val="0"/>
          <w:rPrChange w:author="Merlin Weiss" w:id="30" w:date="2026-09-04T12:50:53Z">
            <w:rPr/>
          </w:rPrChange>
        </w:rPr>
        <w:t xml:space="preserve">temperature as a spatial filter and its role as a modulator of temporal dynamics. While temperature strongly constrains which functional strategies are viable across space in coniferous systems, it appears to exert comparatively little control over how communities change through time within those constrained ranges. This is consistent with the idea that coniferous forest communities operate closer to t</w:t>
      </w:r>
      <w:commentRangeStart w:id="26"/>
      <w:r w:rsidDel="00000000" w:rsidR="00000000" w:rsidRPr="00000000">
        <w:rPr>
          <w:b w:val="1"/>
          <w:bCs w:val="1"/>
          <w:rtl w:val="0"/>
          <w:rPrChange w:author="Merlin Weiss" w:id="30" w:date="2026-09-04T12:50:53Z">
            <w:rPr/>
          </w:rPrChange>
        </w:rPr>
        <w:t xml:space="preserve">heir physiological limits across the temperature gradient, leaving less room for temperature to differentiate successional trajectories </w:t>
      </w:r>
      <w:hyperlink r:id="rId151">
        <w:r w:rsidDel="00000000" w:rsidR="00000000" w:rsidRPr="00000000">
          <w:rPr>
            <w:b w:val="1"/>
            <w:bCs w:val="1"/>
            <w:rtl w:val="0"/>
            <w:rPrChange w:author="Merlin Weiss" w:id="30" w:date="2026-09-04T12:50:53Z">
              <w:rPr/>
            </w:rPrChange>
          </w:rPr>
          <w:t xml:space="preserve">(Körner 2021)</w:t>
        </w:r>
      </w:hyperlink>
      <w:r w:rsidDel="00000000" w:rsidR="00000000" w:rsidRPr="00000000">
        <w:rPr>
          <w:b w:val="1"/>
          <w:bCs w:val="1"/>
          <w:rtl w:val="0"/>
          <w:rPrChange w:author="Merlin Weiss" w:id="30" w:date="2026-09-04T12:50:53Z">
            <w:rPr/>
          </w:rPrChange>
        </w:rPr>
        <w:t xml:space="preserve">. </w:t>
      </w:r>
      <w:commentRangeEnd w:id="26"/>
      <w:r w:rsidDel="00000000" w:rsidR="00000000" w:rsidRPr="00000000">
        <w:commentReference w:id="26"/>
      </w:r>
      <w:r w:rsidDel="00000000" w:rsidR="00000000" w:rsidRPr="00000000">
        <w:rPr>
          <w:b w:val="1"/>
          <w:bCs w:val="1"/>
          <w:rtl w:val="0"/>
          <w:rPrChange w:author="Merlin Weiss" w:id="30" w:date="2026-09-04T12:50:53Z">
            <w:rPr/>
          </w:rPrChange>
        </w:rPr>
        <w:t xml:space="preserve">Instead, moisture availability, which was captured here by precipitation and soil water retention, emerged as the primary modulator of successional dynamics in conifers, pointing to water as the more proximate driver of competitive turnover in these systems </w:t>
      </w:r>
      <w:hyperlink r:id="rId152">
        <w:r w:rsidDel="00000000" w:rsidR="00000000" w:rsidRPr="00000000">
          <w:rPr>
            <w:b w:val="1"/>
            <w:bCs w:val="1"/>
            <w:rtl w:val="0"/>
            <w:rPrChange w:author="Merlin Weiss" w:id="30" w:date="2026-09-04T12:50:53Z">
              <w:rPr/>
            </w:rPrChange>
          </w:rPr>
          <w:t xml:space="preserve">(McDowell </w:t>
        </w:r>
      </w:hyperlink>
      <w:hyperlink r:id="rId153">
        <w:r w:rsidDel="00000000" w:rsidR="00000000" w:rsidRPr="00000000">
          <w:rPr>
            <w:b w:val="1"/>
            <w:bCs w:val="1"/>
            <w:rtl w:val="0"/>
            <w:rPrChange w:author="Merlin Weiss" w:id="30" w:date="2026-09-04T12:50:53Z">
              <w:rPr>
                <w:i w:val="1"/>
                <w:iCs w:val="1"/>
              </w:rPr>
            </w:rPrChange>
          </w:rPr>
          <w:t xml:space="preserve">et al.</w:t>
        </w:r>
      </w:hyperlink>
      <w:hyperlink r:id="rId154">
        <w:r w:rsidDel="00000000" w:rsidR="00000000" w:rsidRPr="00000000">
          <w:rPr>
            <w:b w:val="1"/>
            <w:bCs w:val="1"/>
            <w:rtl w:val="0"/>
            <w:rPrChange w:author="Merlin Weiss" w:id="30" w:date="2026-09-04T12:50:53Z">
              <w:rPr/>
            </w:rPrChange>
          </w:rPr>
          <w:t xml:space="preserve"> 2020; Poulter </w:t>
        </w:r>
      </w:hyperlink>
      <w:hyperlink r:id="rId155">
        <w:r w:rsidDel="00000000" w:rsidR="00000000" w:rsidRPr="00000000">
          <w:rPr>
            <w:b w:val="1"/>
            <w:bCs w:val="1"/>
            <w:rtl w:val="0"/>
            <w:rPrChange w:author="Merlin Weiss" w:id="30" w:date="2026-09-04T12:50:53Z">
              <w:rPr>
                <w:i w:val="1"/>
                <w:iCs w:val="1"/>
              </w:rPr>
            </w:rPrChange>
          </w:rPr>
          <w:t xml:space="preserve">et al.</w:t>
        </w:r>
      </w:hyperlink>
      <w:hyperlink r:id="rId156">
        <w:r w:rsidDel="00000000" w:rsidR="00000000" w:rsidRPr="00000000">
          <w:rPr>
            <w:b w:val="1"/>
            <w:bCs w:val="1"/>
            <w:rtl w:val="0"/>
            <w:rPrChange w:author="Merlin Weiss" w:id="30" w:date="2026-09-04T12:50:53Z">
              <w:rPr/>
            </w:rPrChange>
          </w:rPr>
          <w:t xml:space="preserve"> 2014)</w:t>
        </w:r>
      </w:hyperlink>
      <w:r w:rsidDel="00000000" w:rsidR="00000000" w:rsidRPr="00000000">
        <w:rPr>
          <w:b w:val="1"/>
          <w:bCs w:val="1"/>
          <w:rtl w:val="0"/>
          <w:rPrChange w:author="Merlin Weiss" w:id="30" w:date="2026-09-04T12:50:53Z">
            <w:rPr/>
          </w:rPrChange>
        </w:rPr>
        <w:t xml:space="preserve">.</w:t>
      </w:r>
    </w:p>
    <w:p w:rsidR="00000000" w:rsidDel="00000000" w:rsidP="00000000" w:rsidRDefault="00000000" w:rsidRPr="00000000" w14:paraId="00000063">
      <w:pPr>
        <w:spacing w:after="240" w:before="240" w:line="360" w:lineRule="auto"/>
        <w:rPr>
          <w:b w:val="1"/>
          <w:bCs w:val="1"/>
          <w:rPrChange w:author="Merlin Weiss" w:id="30" w:date="2026-09-04T12:50:53Z">
            <w:rPr/>
          </w:rPrChange>
        </w:rPr>
      </w:pPr>
      <w:r w:rsidDel="00000000" w:rsidR="00000000" w:rsidRPr="00000000">
        <w:rPr>
          <w:b w:val="1"/>
          <w:bCs w:val="1"/>
          <w:rtl w:val="0"/>
          <w:rPrChange w:author="Merlin Weiss" w:id="30" w:date="2026-09-04T12:50:53Z">
            <w:rPr/>
          </w:rPrChange>
        </w:rPr>
        <w:t xml:space="preserve">The finding that trait predictability increased through succession in both forest types is consistent with the idea of progressive determinism in succession, i.e., that biotic filtering should strengthen as competitive hierarchies stabilise in late succession </w:t>
      </w:r>
      <w:hyperlink r:id="rId157">
        <w:r w:rsidDel="00000000" w:rsidR="00000000" w:rsidRPr="00000000">
          <w:rPr>
            <w:b w:val="1"/>
            <w:bCs w:val="1"/>
            <w:rtl w:val="0"/>
            <w:rPrChange w:author="Merlin Weiss" w:id="30" w:date="2026-09-04T12:50:53Z">
              <w:rPr/>
            </w:rPrChange>
          </w:rPr>
          <w:t xml:space="preserve">(Chase 2010; Fukami 2015; HilleRisLambers </w:t>
        </w:r>
      </w:hyperlink>
      <w:hyperlink r:id="rId158">
        <w:r w:rsidDel="00000000" w:rsidR="00000000" w:rsidRPr="00000000">
          <w:rPr>
            <w:b w:val="1"/>
            <w:bCs w:val="1"/>
            <w:rtl w:val="0"/>
            <w:rPrChange w:author="Merlin Weiss" w:id="30" w:date="2026-09-04T12:50:53Z">
              <w:rPr>
                <w:i w:val="1"/>
                <w:iCs w:val="1"/>
              </w:rPr>
            </w:rPrChange>
          </w:rPr>
          <w:t xml:space="preserve">et al.</w:t>
        </w:r>
      </w:hyperlink>
      <w:hyperlink r:id="rId159">
        <w:r w:rsidDel="00000000" w:rsidR="00000000" w:rsidRPr="00000000">
          <w:rPr>
            <w:b w:val="1"/>
            <w:bCs w:val="1"/>
            <w:rtl w:val="0"/>
            <w:rPrChange w:author="Merlin Weiss" w:id="30" w:date="2026-09-04T12:50:53Z">
              <w:rPr/>
            </w:rPrChange>
          </w:rPr>
          <w:t xml:space="preserve"> 2012)</w:t>
        </w:r>
      </w:hyperlink>
      <w:r w:rsidDel="00000000" w:rsidR="00000000" w:rsidRPr="00000000">
        <w:rPr>
          <w:b w:val="1"/>
          <w:bCs w:val="1"/>
          <w:rtl w:val="0"/>
          <w:rPrChange w:author="Merlin Weiss" w:id="30" w:date="2026-09-04T12:50:53Z">
            <w:rPr/>
          </w:rPrChange>
        </w:rPr>
        <w:t xml:space="preserve">. However, the persistent divergence in predictability across environmental gradients demonstrates that this determinism is not universal, but context dependent. Rather than converging toward a common late-successional state, communities retain environmentally structured differences in predictability throughout succession. This supports that environmental heterogeneity may maintain alternative assembly pathways even in mature communities </w:t>
      </w:r>
      <w:hyperlink r:id="rId160">
        <w:r w:rsidDel="00000000" w:rsidR="00000000" w:rsidRPr="00000000">
          <w:rPr>
            <w:b w:val="1"/>
            <w:bCs w:val="1"/>
            <w:rtl w:val="0"/>
            <w:rPrChange w:author="Merlin Weiss" w:id="30" w:date="2026-09-04T12:50:53Z">
              <w:rPr/>
            </w:rPrChange>
          </w:rPr>
          <w:t xml:space="preserve">(Chase 2010; Kraft </w:t>
        </w:r>
      </w:hyperlink>
      <w:hyperlink r:id="rId161">
        <w:r w:rsidDel="00000000" w:rsidR="00000000" w:rsidRPr="00000000">
          <w:rPr>
            <w:b w:val="1"/>
            <w:bCs w:val="1"/>
            <w:rtl w:val="0"/>
            <w:rPrChange w:author="Merlin Weiss" w:id="30" w:date="2026-09-04T12:50:53Z">
              <w:rPr>
                <w:i w:val="1"/>
                <w:iCs w:val="1"/>
              </w:rPr>
            </w:rPrChange>
          </w:rPr>
          <w:t xml:space="preserve">et al.</w:t>
        </w:r>
      </w:hyperlink>
      <w:hyperlink r:id="rId162">
        <w:r w:rsidDel="00000000" w:rsidR="00000000" w:rsidRPr="00000000">
          <w:rPr>
            <w:b w:val="1"/>
            <w:bCs w:val="1"/>
            <w:rtl w:val="0"/>
            <w:rPrChange w:author="Merlin Weiss" w:id="30" w:date="2026-09-04T12:50:53Z">
              <w:rPr/>
            </w:rPrChange>
          </w:rPr>
          <w:t xml:space="preserve"> 2015)</w:t>
        </w:r>
      </w:hyperlink>
      <w:r w:rsidDel="00000000" w:rsidR="00000000" w:rsidRPr="00000000">
        <w:rPr>
          <w:b w:val="1"/>
          <w:bCs w:val="1"/>
          <w:rtl w:val="0"/>
          <w:rPrChange w:author="Merlin Weiss" w:id="30" w:date="2026-09-04T12:50:53Z">
            <w:rPr/>
          </w:rPrChange>
        </w:rPr>
        <w:t xml:space="preserve">, and aligns with empirical evidence from tropical forests showing that environmental context can sustain divergent successional trajectories across rainfall gradients </w:t>
      </w:r>
      <w:hyperlink r:id="rId163">
        <w:r w:rsidDel="00000000" w:rsidR="00000000" w:rsidRPr="00000000">
          <w:rPr>
            <w:b w:val="1"/>
            <w:bCs w:val="1"/>
            <w:rtl w:val="0"/>
            <w:rPrChange w:author="Merlin Weiss" w:id="30" w:date="2026-09-04T12:50:53Z">
              <w:rPr/>
            </w:rPrChange>
          </w:rPr>
          <w:t xml:space="preserve">(Boukili &amp; Chazdon 2017)</w:t>
        </w:r>
      </w:hyperlink>
      <w:r w:rsidDel="00000000" w:rsidR="00000000" w:rsidRPr="00000000">
        <w:rPr>
          <w:b w:val="1"/>
          <w:bCs w:val="1"/>
          <w:rtl w:val="0"/>
          <w:rPrChange w:author="Merlin Weiss" w:id="30" w:date="2026-09-04T12:50:53Z">
            <w:rPr/>
          </w:rPrChange>
        </w:rPr>
        <w:t xml:space="preserve">. The single exception to the general pattern of decreasing divergence in this study was across temperature regimes, where p</w:t>
      </w:r>
      <w:commentRangeStart w:id="27"/>
      <w:r w:rsidDel="00000000" w:rsidR="00000000" w:rsidRPr="00000000">
        <w:rPr>
          <w:b w:val="1"/>
          <w:bCs w:val="1"/>
          <w:rtl w:val="0"/>
          <w:rPrChange w:author="Merlin Weiss" w:id="30" w:date="2026-09-04T12:50:53Z">
            <w:rPr/>
          </w:rPrChange>
        </w:rPr>
        <w:t xml:space="preserve">redictability divergence markedly increased through succession, especially in coniferous forests. This suggests the thermal context to become a progressively stronger determinant of functional predictability as coniferous stands age, potentially reflecting the increasing importance of cold-adapted late-successional species assemblages that are more tightly filtered by thermal limits than early-successional communities </w:t>
      </w:r>
      <w:hyperlink r:id="rId164">
        <w:r w:rsidDel="00000000" w:rsidR="00000000" w:rsidRPr="00000000">
          <w:rPr>
            <w:b w:val="1"/>
            <w:bCs w:val="1"/>
            <w:rtl w:val="0"/>
            <w:rPrChange w:author="Merlin Weiss" w:id="30" w:date="2026-09-04T12:50:53Z">
              <w:rPr/>
            </w:rPrChange>
          </w:rPr>
          <w:t xml:space="preserve">(Körner 2021; Zhu </w:t>
        </w:r>
      </w:hyperlink>
      <w:hyperlink r:id="rId165">
        <w:r w:rsidDel="00000000" w:rsidR="00000000" w:rsidRPr="00000000">
          <w:rPr>
            <w:b w:val="1"/>
            <w:bCs w:val="1"/>
            <w:rtl w:val="0"/>
            <w:rPrChange w:author="Merlin Weiss" w:id="30" w:date="2026-09-04T12:50:53Z">
              <w:rPr>
                <w:i w:val="1"/>
                <w:iCs w:val="1"/>
              </w:rPr>
            </w:rPrChange>
          </w:rPr>
          <w:t xml:space="preserve">et al.</w:t>
        </w:r>
      </w:hyperlink>
      <w:hyperlink r:id="rId166">
        <w:r w:rsidDel="00000000" w:rsidR="00000000" w:rsidRPr="00000000">
          <w:rPr>
            <w:b w:val="1"/>
            <w:bCs w:val="1"/>
            <w:rtl w:val="0"/>
            <w:rPrChange w:author="Merlin Weiss" w:id="30" w:date="2026-09-04T12:50:53Z">
              <w:rPr/>
            </w:rPrChange>
          </w:rPr>
          <w:t xml:space="preserve"> 2013)</w:t>
        </w:r>
      </w:hyperlink>
      <w:r w:rsidDel="00000000" w:rsidR="00000000" w:rsidRPr="00000000">
        <w:rPr>
          <w:b w:val="1"/>
          <w:bCs w:val="1"/>
          <w:rtl w:val="0"/>
          <w:rPrChange w:author="Merlin Weiss" w:id="30" w:date="2026-09-04T12:50:53Z">
            <w:rPr/>
          </w:rPrChange>
        </w:rPr>
        <w:t xml:space="preserve">. Under ongoing warming, this increasing thermal sensitivity through succession implies that the predictability of late-successional coniferous communities may be more sensitive to climate change than early-successional ones, with potentially important consequences for projections of forest recovery in e.g., mountain and boreal systems </w:t>
      </w:r>
      <w:hyperlink r:id="rId167">
        <w:r w:rsidDel="00000000" w:rsidR="00000000" w:rsidRPr="00000000">
          <w:rPr>
            <w:b w:val="1"/>
            <w:bCs w:val="1"/>
            <w:rtl w:val="0"/>
            <w:rPrChange w:author="Merlin Weiss" w:id="30" w:date="2026-09-04T12:50:53Z">
              <w:rPr/>
            </w:rPrChange>
          </w:rPr>
          <w:t xml:space="preserve">(Seidl </w:t>
        </w:r>
      </w:hyperlink>
      <w:hyperlink r:id="rId168">
        <w:r w:rsidDel="00000000" w:rsidR="00000000" w:rsidRPr="00000000">
          <w:rPr>
            <w:b w:val="1"/>
            <w:bCs w:val="1"/>
            <w:rtl w:val="0"/>
            <w:rPrChange w:author="Merlin Weiss" w:id="30" w:date="2026-09-04T12:50:53Z">
              <w:rPr>
                <w:i w:val="1"/>
                <w:iCs w:val="1"/>
              </w:rPr>
            </w:rPrChange>
          </w:rPr>
          <w:t xml:space="preserve">et al.</w:t>
        </w:r>
      </w:hyperlink>
      <w:hyperlink r:id="rId169">
        <w:r w:rsidDel="00000000" w:rsidR="00000000" w:rsidRPr="00000000">
          <w:rPr>
            <w:b w:val="1"/>
            <w:bCs w:val="1"/>
            <w:rtl w:val="0"/>
            <w:rPrChange w:author="Merlin Weiss" w:id="30" w:date="2026-09-04T12:50:53Z">
              <w:rPr/>
            </w:rPrChange>
          </w:rPr>
          <w:t xml:space="preserve"> 2017; Thom </w:t>
        </w:r>
      </w:hyperlink>
      <w:hyperlink r:id="rId170">
        <w:r w:rsidDel="00000000" w:rsidR="00000000" w:rsidRPr="00000000">
          <w:rPr>
            <w:b w:val="1"/>
            <w:bCs w:val="1"/>
            <w:rtl w:val="0"/>
            <w:rPrChange w:author="Merlin Weiss" w:id="30" w:date="2026-09-04T12:50:53Z">
              <w:rPr>
                <w:i w:val="1"/>
                <w:iCs w:val="1"/>
              </w:rPr>
            </w:rPrChange>
          </w:rPr>
          <w:t xml:space="preserve">et al.</w:t>
        </w:r>
      </w:hyperlink>
      <w:hyperlink r:id="rId171">
        <w:r w:rsidDel="00000000" w:rsidR="00000000" w:rsidRPr="00000000">
          <w:rPr>
            <w:b w:val="1"/>
            <w:bCs w:val="1"/>
            <w:rtl w:val="0"/>
            <w:rPrChange w:author="Merlin Weiss" w:id="30" w:date="2026-09-04T12:50:53Z">
              <w:rPr/>
            </w:rPrChange>
          </w:rPr>
          <w:t xml:space="preserve"> 2017)</w:t>
        </w:r>
      </w:hyperlink>
      <w:r w:rsidDel="00000000" w:rsidR="00000000" w:rsidRPr="00000000">
        <w:rPr>
          <w:b w:val="1"/>
          <w:bCs w:val="1"/>
          <w:rtl w:val="0"/>
          <w:rPrChange w:author="Merlin Weiss" w:id="30" w:date="2026-09-04T12:50:53Z">
            <w:rPr/>
          </w:rPrChange>
        </w:rPr>
        <w:t xml:space="preserve">. The greater overall predictability divergence in coniferous forests relative to broadleaf forests, despite weaker successional slope differences, suggests that environmental context influences functional predictability through a mechanism partially independent of trait trajectory slopes. One likely explanation is that coniferous forest communities occupy more environmentally extreme and heterogeneous positions along the temperature and elevation gradients, such that small differences in environmental context translate into larger differences in the set of viable functional strategies and thus in predictability. This interpretation aligns with evidence that community assembly in harsh environments is more strongly deterministic because the pool of functionally viable species is more restricted </w:t>
      </w:r>
      <w:hyperlink r:id="rId172">
        <w:r w:rsidDel="00000000" w:rsidR="00000000" w:rsidRPr="00000000">
          <w:rPr>
            <w:b w:val="1"/>
            <w:bCs w:val="1"/>
            <w:rtl w:val="0"/>
            <w:rPrChange w:author="Merlin Weiss" w:id="30" w:date="2026-09-04T12:50:53Z">
              <w:rPr/>
            </w:rPrChange>
          </w:rPr>
          <w:t xml:space="preserve">(Bernard-Verdier </w:t>
        </w:r>
      </w:hyperlink>
      <w:hyperlink r:id="rId173">
        <w:r w:rsidDel="00000000" w:rsidR="00000000" w:rsidRPr="00000000">
          <w:rPr>
            <w:b w:val="1"/>
            <w:bCs w:val="1"/>
            <w:rtl w:val="0"/>
            <w:rPrChange w:author="Merlin Weiss" w:id="30" w:date="2026-09-04T12:50:53Z">
              <w:rPr>
                <w:i w:val="1"/>
                <w:iCs w:val="1"/>
              </w:rPr>
            </w:rPrChange>
          </w:rPr>
          <w:t xml:space="preserve">et al.</w:t>
        </w:r>
      </w:hyperlink>
      <w:hyperlink r:id="rId174">
        <w:r w:rsidDel="00000000" w:rsidR="00000000" w:rsidRPr="00000000">
          <w:rPr>
            <w:b w:val="1"/>
            <w:bCs w:val="1"/>
            <w:rtl w:val="0"/>
            <w:rPrChange w:author="Merlin Weiss" w:id="30" w:date="2026-09-04T12:50:53Z">
              <w:rPr/>
            </w:rPrChange>
          </w:rPr>
          <w:t xml:space="preserve"> 2012; Cornwell &amp; Ackerly 2009)</w:t>
        </w:r>
      </w:hyperlink>
      <w:r w:rsidDel="00000000" w:rsidR="00000000" w:rsidRPr="00000000">
        <w:rPr>
          <w:b w:val="1"/>
          <w:bCs w:val="1"/>
          <w:rtl w:val="0"/>
          <w:rPrChange w:author="Merlin Weiss" w:id="30" w:date="2026-09-04T12:50:53Z">
            <w:rPr/>
          </w:rPrChange>
        </w:rPr>
        <w:t xml:space="preserve">.</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64">
      <w:pPr>
        <w:spacing w:after="240" w:before="240" w:line="360" w:lineRule="auto"/>
        <w:rPr>
          <w:b w:val="1"/>
          <w:bCs w:val="1"/>
          <w:rPrChange w:author="Merlin Weiss" w:id="30" w:date="2026-09-04T12:50:53Z">
            <w:rPr/>
          </w:rPrChange>
        </w:rPr>
      </w:pPr>
      <w:r w:rsidDel="00000000" w:rsidR="00000000" w:rsidRPr="00000000">
        <w:rPr>
          <w:b w:val="1"/>
          <w:bCs w:val="1"/>
          <w:rtl w:val="0"/>
          <w:rPrChange w:author="Merlin Weiss" w:id="30" w:date="2026-09-04T12:50:53Z">
            <w:rPr/>
          </w:rPrChange>
        </w:rPr>
        <w:t xml:space="preserve">In conclusion,</w:t>
      </w:r>
      <w:r w:rsidDel="00000000" w:rsidR="00000000" w:rsidRPr="00000000">
        <w:rPr>
          <w:b w:val="1"/>
          <w:bCs w:val="1"/>
          <w:rtl w:val="0"/>
          <w:rPrChange w:author="Merlin Weiss" w:id="30" w:date="2026-09-04T12:50:53Z">
            <w:rPr/>
          </w:rPrChange>
        </w:rPr>
        <w:t xml:space="preserve"> we show that the environmental context does not merely modulate succession, but constrains the functional space within which succession unfolds, shaping where communities move, how quickly they change, and how predictable their trajectories become. However, there are several relevant limitations to </w:t>
      </w:r>
      <w:ins w:author="Dan Maynard" w:id="36" w:date="2026-07-29T12:40:48Z">
        <w:r w:rsidDel="00000000" w:rsidR="00000000" w:rsidRPr="00000000">
          <w:rPr>
            <w:b w:val="1"/>
            <w:bCs w:val="1"/>
            <w:rtl w:val="0"/>
            <w:rPrChange w:author="Merlin Weiss" w:id="30" w:date="2026-09-04T12:50:53Z">
              <w:rPr/>
            </w:rPrChange>
          </w:rPr>
          <w:t xml:space="preserve">consider when interpreting these results</w:t>
        </w:r>
      </w:ins>
      <w:del w:author="Dan Maynard" w:id="36" w:date="2026-07-29T12:40:48Z">
        <w:r w:rsidDel="00000000" w:rsidR="00000000" w:rsidRPr="00000000">
          <w:rPr>
            <w:b w:val="1"/>
            <w:bCs w:val="1"/>
            <w:rtl w:val="0"/>
            <w:rPrChange w:author="Merlin Weiss" w:id="30" w:date="2026-09-04T12:50:53Z">
              <w:rPr/>
            </w:rPrChange>
          </w:rPr>
          <w:delText xml:space="preserve">these inferences</w:delText>
        </w:r>
      </w:del>
      <w:r w:rsidDel="00000000" w:rsidR="00000000" w:rsidRPr="00000000">
        <w:rPr>
          <w:b w:val="1"/>
          <w:bCs w:val="1"/>
          <w:rtl w:val="0"/>
          <w:rPrChange w:author="Merlin Weiss" w:id="30" w:date="2026-09-04T12:50:53Z">
            <w:rPr/>
          </w:rPrChange>
        </w:rPr>
        <w:t xml:space="preserve">, most importantly that because </w:t>
      </w:r>
      <w:commentRangeStart w:id="28"/>
      <w:r w:rsidDel="00000000" w:rsidR="00000000" w:rsidRPr="00000000">
        <w:rPr>
          <w:b w:val="1"/>
          <w:bCs w:val="1"/>
          <w:rtl w:val="0"/>
          <w:rPrChange w:author="Merlin Weiss" w:id="30" w:date="2026-09-04T12:50:53Z">
            <w:rPr/>
          </w:rPrChange>
        </w:rPr>
        <w:t xml:space="preserve">stand age is inferred from the size of dominant trees</w:t>
      </w:r>
      <w:commentRangeEnd w:id="28"/>
      <w:r w:rsidDel="00000000" w:rsidR="00000000" w:rsidRPr="00000000">
        <w:commentReference w:id="28"/>
      </w:r>
      <w:r w:rsidDel="00000000" w:rsidR="00000000" w:rsidRPr="00000000">
        <w:rPr>
          <w:b w:val="1"/>
          <w:bCs w:val="1"/>
          <w:rtl w:val="0"/>
          <w:rPrChange w:author="Merlin Weiss" w:id="30" w:date="2026-09-04T12:50:53Z">
            <w:rPr/>
          </w:rPrChange>
        </w:rPr>
        <w:t xml:space="preserve">, it is expected to correlate with site productivity, which in turn correlates with our environmental predictors. This could inflate the apparent dominance of environmental over successional filtering, and could in principle drive the overall rise in predictability with stand age if older stands simply occupy more homogeneous, higher-quality sites. However, the divergence of predictability across environmental gradients should be more robust to the confound, because any productivity signal carried by stand age is shared between the two strata at a given age and largely differences out. </w:t>
      </w:r>
    </w:p>
    <w:p w:rsidR="00000000" w:rsidDel="00000000" w:rsidP="00000000" w:rsidRDefault="00000000" w:rsidRPr="00000000" w14:paraId="00000065">
      <w:pPr>
        <w:spacing w:after="240" w:before="240" w:line="360" w:lineRule="auto"/>
        <w:rPr>
          <w:b w:val="1"/>
          <w:bCs w:val="1"/>
          <w:rPrChange w:author="Merlin Weiss" w:id="30" w:date="2026-09-04T12:50:53Z">
            <w:rPr/>
          </w:rPrChange>
        </w:rPr>
      </w:pPr>
      <w:r w:rsidDel="00000000" w:rsidR="00000000" w:rsidRPr="00000000">
        <w:rPr>
          <w:b w:val="1"/>
          <w:bCs w:val="1"/>
          <w:rtl w:val="0"/>
          <w:rPrChange w:author="Merlin Weiss" w:id="30" w:date="2026-09-04T12:50:53Z">
            <w:rPr/>
          </w:rPrChange>
        </w:rPr>
        <w:t xml:space="preserve">The cross-sectional design means that apparent successional trajectories reflect compositional differences among stands of different ages rather than within-plot temporal change, and unmeasured variation in disturbance history, species pool c</w:t>
      </w:r>
      <w:commentRangeStart w:id="29"/>
      <w:r w:rsidDel="00000000" w:rsidR="00000000" w:rsidRPr="00000000">
        <w:rPr>
          <w:b w:val="1"/>
          <w:bCs w:val="1"/>
          <w:rtl w:val="0"/>
          <w:rPrChange w:author="Merlin Weiss" w:id="30" w:date="2026-09-04T12:50:53Z">
            <w:rPr/>
          </w:rPrChange>
        </w:rPr>
        <w:t xml:space="preserve">omposition, and land-use legacies may contribute to patterns we attribute to succession</w:t>
      </w:r>
      <w:commentRangeEnd w:id="29"/>
      <w:r w:rsidDel="00000000" w:rsidR="00000000" w:rsidRPr="00000000">
        <w:commentReference w:id="29"/>
      </w:r>
      <w:r w:rsidDel="00000000" w:rsidR="00000000" w:rsidRPr="00000000">
        <w:rPr>
          <w:b w:val="1"/>
          <w:bCs w:val="1"/>
          <w:rtl w:val="0"/>
          <w:rPrChange w:author="Merlin Weiss" w:id="30" w:date="2026-09-04T12:50:53Z">
            <w:rPr/>
          </w:rPrChange>
        </w:rPr>
        <w:t xml:space="preserve">. F</w:t>
      </w:r>
      <w:commentRangeStart w:id="30"/>
      <w:r w:rsidDel="00000000" w:rsidR="00000000" w:rsidRPr="00000000">
        <w:rPr>
          <w:b w:val="1"/>
          <w:bCs w:val="1"/>
          <w:rtl w:val="0"/>
          <w:rPrChange w:author="Merlin Weiss" w:id="30" w:date="2026-09-04T12:50:53Z">
            <w:rPr/>
          </w:rPrChange>
        </w:rPr>
        <w:t xml:space="preserve">inally, community-weighted means capture the central tendency of functional composition but do not reflect intraspecific and ontogenic trait variation or functional diversity within plots, which may respond to environmental gradients and succession in ways CWMs cannot detect </w:t>
      </w:r>
      <w:hyperlink r:id="rId175">
        <w:r w:rsidDel="00000000" w:rsidR="00000000" w:rsidRPr="00000000">
          <w:rPr>
            <w:b w:val="1"/>
            <w:bCs w:val="1"/>
            <w:rtl w:val="0"/>
            <w:rPrChange w:author="Merlin Weiss" w:id="30" w:date="2026-09-04T12:50:53Z">
              <w:rPr/>
            </w:rPrChange>
          </w:rPr>
          <w:t xml:space="preserve">(Díaz </w:t>
        </w:r>
      </w:hyperlink>
      <w:hyperlink r:id="rId176">
        <w:r w:rsidDel="00000000" w:rsidR="00000000" w:rsidRPr="00000000">
          <w:rPr>
            <w:b w:val="1"/>
            <w:bCs w:val="1"/>
            <w:rtl w:val="0"/>
            <w:rPrChange w:author="Merlin Weiss" w:id="30" w:date="2026-09-04T12:50:53Z">
              <w:rPr>
                <w:i w:val="1"/>
                <w:iCs w:val="1"/>
              </w:rPr>
            </w:rPrChange>
          </w:rPr>
          <w:t xml:space="preserve">et al.</w:t>
        </w:r>
      </w:hyperlink>
      <w:hyperlink r:id="rId177">
        <w:r w:rsidDel="00000000" w:rsidR="00000000" w:rsidRPr="00000000">
          <w:rPr>
            <w:b w:val="1"/>
            <w:bCs w:val="1"/>
            <w:rtl w:val="0"/>
            <w:rPrChange w:author="Merlin Weiss" w:id="30" w:date="2026-09-04T12:50:53Z">
              <w:rPr/>
            </w:rPrChange>
          </w:rPr>
          <w:t xml:space="preserve"> 2016)</w:t>
        </w:r>
      </w:hyperlink>
      <w:r w:rsidDel="00000000" w:rsidR="00000000" w:rsidRPr="00000000">
        <w:rPr>
          <w:b w:val="1"/>
          <w:bCs w:val="1"/>
          <w:rtl w:val="0"/>
          <w:rPrChange w:author="Merlin Weiss" w:id="30" w:date="2026-09-04T12:50:53Z">
            <w:rPr/>
          </w:rPrChange>
        </w:rPr>
        <w:t xml:space="preserve">. </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66">
      <w:pPr>
        <w:spacing w:after="240" w:before="240" w:line="360" w:lineRule="auto"/>
        <w:rPr>
          <w:b w:val="1"/>
          <w:bCs w:val="1"/>
          <w:rPrChange w:author="Merlin Weiss" w:id="30" w:date="2026-09-04T12:50:53Z">
            <w:rPr>
              <w:b w:val="1"/>
              <w:bCs w:val="1"/>
              <w:sz w:val="26"/>
              <w:szCs w:val="26"/>
            </w:rPr>
          </w:rPrChange>
        </w:rPr>
      </w:pPr>
      <w:r w:rsidDel="00000000" w:rsidR="00000000" w:rsidRPr="00000000">
        <w:rPr>
          <w:b w:val="1"/>
          <w:bCs w:val="1"/>
          <w:rtl w:val="0"/>
          <w:rPrChange w:author="Merlin Weiss" w:id="30" w:date="2026-09-04T12:50:53Z">
            <w:rPr/>
          </w:rPrChange>
        </w:rPr>
        <w:t xml:space="preserve">These findings contribute to our understanding how functional recovery should be projected under climate change. Models used to forecast post-disturbance trajectories, from dynamic global vegetation models to restoration and carbon-accounting frameworks, typically represent succession as a function of time since disturbance, with climate modulating the rate at which a stand approaches a regionally fixed endpoint </w:t>
      </w:r>
      <w:hyperlink r:id="rId178">
        <w:r w:rsidDel="00000000" w:rsidR="00000000" w:rsidRPr="00000000">
          <w:rPr>
            <w:b w:val="1"/>
            <w:bCs w:val="1"/>
            <w:rtl w:val="0"/>
            <w:rPrChange w:author="Merlin Weiss" w:id="30" w:date="2026-09-04T12:50:53Z">
              <w:rPr/>
            </w:rPrChange>
          </w:rPr>
          <w:t xml:space="preserve">(Cook-Patton </w:t>
        </w:r>
      </w:hyperlink>
      <w:hyperlink r:id="rId179">
        <w:r w:rsidDel="00000000" w:rsidR="00000000" w:rsidRPr="00000000">
          <w:rPr>
            <w:b w:val="1"/>
            <w:bCs w:val="1"/>
            <w:rtl w:val="0"/>
            <w:rPrChange w:author="Merlin Weiss" w:id="30" w:date="2026-09-04T12:50:53Z">
              <w:rPr>
                <w:i w:val="1"/>
                <w:iCs w:val="1"/>
              </w:rPr>
            </w:rPrChange>
          </w:rPr>
          <w:t xml:space="preserve">et al.</w:t>
        </w:r>
      </w:hyperlink>
      <w:hyperlink r:id="rId180">
        <w:r w:rsidDel="00000000" w:rsidR="00000000" w:rsidRPr="00000000">
          <w:rPr>
            <w:b w:val="1"/>
            <w:bCs w:val="1"/>
            <w:rtl w:val="0"/>
            <w:rPrChange w:author="Merlin Weiss" w:id="30" w:date="2026-09-04T12:50:53Z">
              <w:rPr/>
            </w:rPrChange>
          </w:rPr>
          <w:t xml:space="preserve"> 2020; Poorter </w:t>
        </w:r>
      </w:hyperlink>
      <w:hyperlink r:id="rId181">
        <w:r w:rsidDel="00000000" w:rsidR="00000000" w:rsidRPr="00000000">
          <w:rPr>
            <w:b w:val="1"/>
            <w:bCs w:val="1"/>
            <w:rtl w:val="0"/>
            <w:rPrChange w:author="Merlin Weiss" w:id="30" w:date="2026-09-04T12:50:53Z">
              <w:rPr>
                <w:i w:val="1"/>
                <w:iCs w:val="1"/>
              </w:rPr>
            </w:rPrChange>
          </w:rPr>
          <w:t xml:space="preserve">et al.</w:t>
        </w:r>
      </w:hyperlink>
      <w:hyperlink r:id="rId182">
        <w:r w:rsidDel="00000000" w:rsidR="00000000" w:rsidRPr="00000000">
          <w:rPr>
            <w:b w:val="1"/>
            <w:bCs w:val="1"/>
            <w:rtl w:val="0"/>
            <w:rPrChange w:author="Merlin Weiss" w:id="30" w:date="2026-09-04T12:50:53Z">
              <w:rPr/>
            </w:rPrChange>
          </w:rPr>
          <w:t xml:space="preserve"> 2021; Pugh </w:t>
        </w:r>
      </w:hyperlink>
      <w:hyperlink r:id="rId183">
        <w:r w:rsidDel="00000000" w:rsidR="00000000" w:rsidRPr="00000000">
          <w:rPr>
            <w:b w:val="1"/>
            <w:bCs w:val="1"/>
            <w:rtl w:val="0"/>
            <w:rPrChange w:author="Merlin Weiss" w:id="30" w:date="2026-09-04T12:50:53Z">
              <w:rPr>
                <w:i w:val="1"/>
                <w:iCs w:val="1"/>
              </w:rPr>
            </w:rPrChange>
          </w:rPr>
          <w:t xml:space="preserve">et al.</w:t>
        </w:r>
      </w:hyperlink>
      <w:hyperlink r:id="rId184">
        <w:r w:rsidDel="00000000" w:rsidR="00000000" w:rsidRPr="00000000">
          <w:rPr>
            <w:b w:val="1"/>
            <w:bCs w:val="1"/>
            <w:rtl w:val="0"/>
            <w:rPrChange w:author="Merlin Weiss" w:id="30" w:date="2026-09-04T12:50:53Z">
              <w:rPr/>
            </w:rPrChange>
          </w:rPr>
          <w:t xml:space="preserve"> 2019)</w:t>
        </w:r>
      </w:hyperlink>
      <w:r w:rsidDel="00000000" w:rsidR="00000000" w:rsidRPr="00000000">
        <w:rPr>
          <w:b w:val="1"/>
          <w:bCs w:val="1"/>
          <w:rtl w:val="0"/>
          <w:rPrChange w:author="Merlin Weiss" w:id="30" w:date="2026-09-04T12:50:53Z">
            <w:rPr/>
          </w:rPrChange>
        </w:rPr>
        <w:t xml:space="preserve">. Our results indicate that this structure might be misspecified: environmental context sets not only the pace but the direction and the determinism of trait change, so two same-aged stands recovering under different thermal or moisture regimes need not converge on the same functional composition, and the confidence with which either can be predicted is itself environment-dependent. A single successional trajectory fitted for a region will therefore be biased wherever the </w:t>
      </w:r>
      <w:commentRangeStart w:id="31"/>
      <w:r w:rsidDel="00000000" w:rsidR="00000000" w:rsidRPr="00000000">
        <w:rPr>
          <w:b w:val="1"/>
          <w:bCs w:val="1"/>
          <w:rtl w:val="0"/>
          <w:rPrChange w:author="Merlin Weiss" w:id="30" w:date="2026-09-04T12:50:53Z">
            <w:rPr/>
          </w:rPrChange>
        </w:rPr>
        <w:t xml:space="preserve">climate is shifting</w:t>
      </w:r>
      <w:commentRangeEnd w:id="31"/>
      <w:r w:rsidDel="00000000" w:rsidR="00000000" w:rsidRPr="00000000">
        <w:commentReference w:id="31"/>
      </w:r>
      <w:r w:rsidDel="00000000" w:rsidR="00000000" w:rsidRPr="00000000">
        <w:rPr>
          <w:b w:val="1"/>
          <w:bCs w:val="1"/>
          <w:rtl w:val="0"/>
          <w:rPrChange w:author="Merlin Weiss" w:id="30" w:date="2026-09-04T12:50:53Z">
            <w:rPr/>
          </w:rPrChange>
        </w:rPr>
        <w:t xml:space="preserve">. The temperature-driven divergence in coniferous systems raises a specific conce</w:t>
      </w:r>
      <w:commentRangeStart w:id="32"/>
      <w:r w:rsidDel="00000000" w:rsidR="00000000" w:rsidRPr="00000000">
        <w:rPr>
          <w:b w:val="1"/>
          <w:bCs w:val="1"/>
          <w:rtl w:val="0"/>
          <w:rPrChange w:author="Merlin Weiss" w:id="30" w:date="2026-09-04T12:50:53Z">
            <w:rPr/>
          </w:rPrChange>
        </w:rPr>
        <w:t xml:space="preserve">rn: </w:t>
      </w:r>
      <w:commentRangeEnd w:id="32"/>
      <w:r w:rsidDel="00000000" w:rsidR="00000000" w:rsidRPr="00000000">
        <w:commentReference w:id="32"/>
      </w:r>
      <w:r w:rsidDel="00000000" w:rsidR="00000000" w:rsidRPr="00000000">
        <w:rPr>
          <w:b w:val="1"/>
          <w:bCs w:val="1"/>
          <w:rtl w:val="0"/>
          <w:rPrChange w:author="Merlin Weiss" w:id="30" w:date="2026-09-04T12:50:53Z">
            <w:rPr/>
          </w:rPrChange>
        </w:rPr>
        <w:t xml:space="preserve">because the predictability of coniferous trait composition becomes more, not less, dependent on temperature as stands age, the oldest and most carbon-dense boreal and montane conifer forests are where late-successional functional outcomes will be hardest to anticipate under warming, and where prediction errors carry the largest consequences for projected carbon stocks. Compounding this, an environmentally conditional succession implies that the novel, no-analogue climates emerging this century will not merely accelerate movement along known trajectories but generate successional endpoints outside the range any space-for-time model has observed. </w:t>
      </w:r>
      <w:commentRangeStart w:id="33"/>
      <w:r w:rsidDel="00000000" w:rsidR="00000000" w:rsidRPr="00000000">
        <w:rPr>
          <w:b w:val="1"/>
          <w:bCs w:val="1"/>
          <w:rtl w:val="0"/>
          <w:rPrChange w:author="Merlin Weiss" w:id="30" w:date="2026-09-04T12:50:53Z">
            <w:rPr/>
          </w:rPrChange>
        </w:rPr>
        <w:t xml:space="preserve">Anticipating forest recovery under global change will therefore require succession models that carry environmental context as a primary axis, rather than as a correction to a universal successional clock.</w:t>
      </w:r>
      <w:r w:rsidDel="00000000" w:rsidR="00000000" w:rsidRPr="00000000">
        <w:rPr>
          <w:b w:val="1"/>
          <w:bCs w:val="1"/>
          <w:rtl w:val="0"/>
          <w:rPrChange w:author="Merlin Weiss" w:id="30" w:date="2026-09-04T12:50:53Z">
            <w:rPr>
              <w:b w:val="1"/>
              <w:bCs w:val="1"/>
              <w:sz w:val="26"/>
              <w:szCs w:val="26"/>
            </w:rPr>
          </w:rPrChange>
        </w:rPr>
        <w:br w:type="textWrapping"/>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067">
      <w:pPr>
        <w:spacing w:after="240" w:line="480" w:lineRule="auto"/>
        <w:rPr>
          <w:b w:val="1"/>
          <w:bCs w:val="1"/>
          <w:rPrChange w:author="Merlin Weiss" w:id="30" w:date="2026-09-04T12:50:53Z">
            <w:rPr>
              <w:b w:val="1"/>
              <w:bCs w:val="1"/>
              <w:sz w:val="26"/>
              <w:szCs w:val="26"/>
            </w:rPr>
          </w:rPrChange>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after="200" w:line="360" w:lineRule="auto"/>
        <w:rPr>
          <w:b w:val="1"/>
          <w:bCs w:val="1"/>
          <w:rPrChange w:author="Merlin Weiss" w:id="30" w:date="2026-09-04T12:50:53Z">
            <w:rPr>
              <w:b w:val="1"/>
              <w:bCs w:val="1"/>
              <w:sz w:val="26"/>
              <w:szCs w:val="26"/>
            </w:rPr>
          </w:rPrChange>
        </w:rPr>
      </w:pPr>
      <w:r w:rsidDel="00000000" w:rsidR="00000000" w:rsidRPr="00000000">
        <w:rPr>
          <w:b w:val="1"/>
          <w:bCs w:val="1"/>
          <w:rtl w:val="0"/>
          <w:rPrChange w:author="Merlin Weiss" w:id="30" w:date="2026-09-04T12:50:53Z">
            <w:rPr>
              <w:b w:val="1"/>
              <w:bCs w:val="1"/>
              <w:sz w:val="26"/>
              <w:szCs w:val="26"/>
            </w:rPr>
          </w:rPrChange>
        </w:rPr>
        <w:t xml:space="preserve">Acknowledgements</w:t>
      </w:r>
    </w:p>
    <w:p w:rsidR="00000000" w:rsidDel="00000000" w:rsidP="00000000" w:rsidRDefault="00000000" w:rsidRPr="00000000" w14:paraId="00000069">
      <w:pPr>
        <w:spacing w:after="240" w:line="360" w:lineRule="auto"/>
        <w:rPr>
          <w:b w:val="1"/>
          <w:bCs w:val="1"/>
          <w:rPrChange w:author="Merlin Weiss" w:id="30" w:date="2026-09-04T12:50:53Z">
            <w:rPr/>
          </w:rPrChange>
        </w:rPr>
      </w:pPr>
      <w:r w:rsidDel="00000000" w:rsidR="00000000" w:rsidRPr="00000000">
        <w:rPr>
          <w:b w:val="1"/>
          <w:bCs w:val="1"/>
          <w:rtl w:val="0"/>
          <w:rPrChange w:author="Merlin Weiss" w:id="30" w:date="2026-09-04T12:50:53Z">
            <w:rPr/>
          </w:rPrChange>
        </w:rPr>
        <w:t xml:space="preserve">We thank </w:t>
      </w:r>
      <w:r w:rsidDel="00000000" w:rsidR="00000000" w:rsidRPr="00000000">
        <w:rPr>
          <w:b w:val="1"/>
          <w:bCs w:val="1"/>
          <w:rtl w:val="0"/>
          <w:rPrChange w:author="Merlin Weiss" w:id="30" w:date="2026-09-04T12:50:53Z">
            <w:rPr/>
          </w:rPrChange>
        </w:rPr>
        <w:t xml:space="preserve">Alastair Pickering for his help in computing shade tolerance and we are grateful to the numerous people that collected data for the FIA. DM was supported by ERC Starting Grant (#101164911).</w:t>
      </w:r>
    </w:p>
    <w:p w:rsidR="00000000" w:rsidDel="00000000" w:rsidP="00000000" w:rsidRDefault="00000000" w:rsidRPr="00000000" w14:paraId="0000006A">
      <w:pPr>
        <w:spacing w:after="0" w:line="360" w:lineRule="auto"/>
        <w:rPr>
          <w:b w:val="1"/>
          <w:bCs w:val="1"/>
          <w:rPrChange w:author="Merlin Weiss" w:id="30" w:date="2026-09-04T12:50:53Z">
            <w:rPr>
              <w:b w:val="1"/>
              <w:bCs w:val="1"/>
              <w:sz w:val="26"/>
              <w:szCs w:val="26"/>
            </w:rPr>
          </w:rPrChange>
        </w:rPr>
      </w:pPr>
      <w:r w:rsidDel="00000000" w:rsidR="00000000" w:rsidRPr="00000000">
        <w:rPr>
          <w:b w:val="1"/>
          <w:bCs w:val="1"/>
          <w:rtl w:val="0"/>
          <w:rPrChange w:author="Merlin Weiss" w:id="30" w:date="2026-09-04T12:50:53Z">
            <w:rPr>
              <w:b w:val="1"/>
              <w:bCs w:val="1"/>
              <w:sz w:val="26"/>
              <w:szCs w:val="26"/>
            </w:rPr>
          </w:rPrChange>
        </w:rPr>
        <w:t xml:space="preserve">Data availability </w:t>
      </w:r>
    </w:p>
    <w:p w:rsidR="00000000" w:rsidDel="00000000" w:rsidP="00000000" w:rsidRDefault="00000000" w:rsidRPr="00000000" w14:paraId="0000006B">
      <w:pPr>
        <w:spacing w:after="240" w:line="360" w:lineRule="auto"/>
        <w:rPr>
          <w:b w:val="1"/>
          <w:bCs w:val="1"/>
          <w:rPrChange w:author="Merlin Weiss" w:id="30" w:date="2026-09-04T12:50:53Z">
            <w:rPr/>
          </w:rPrChange>
        </w:rPr>
      </w:pPr>
      <w:r w:rsidDel="00000000" w:rsidR="00000000" w:rsidRPr="00000000">
        <w:rPr>
          <w:b w:val="1"/>
          <w:bCs w:val="1"/>
          <w:rtl w:val="0"/>
          <w:rPrChange w:author="Merlin Weiss" w:id="30" w:date="2026-09-04T12:50:53Z">
            <w:rPr/>
          </w:rPrChange>
        </w:rPr>
        <w:t xml:space="preserve">The raw FIA, trait, and environmental data used in this study can be found in the online supplementary materials of the corresponding publications. All code and the processed data used for the analysis are openly available in the designated</w:t>
      </w:r>
      <w:hyperlink r:id="rId185">
        <w:r w:rsidDel="00000000" w:rsidR="00000000" w:rsidRPr="00000000">
          <w:rPr>
            <w:b w:val="1"/>
            <w:bCs w:val="1"/>
            <w:rtl w:val="0"/>
            <w:rPrChange w:author="Merlin Weiss" w:id="30" w:date="2026-09-04T12:50:53Z">
              <w:rPr/>
            </w:rPrChange>
          </w:rPr>
          <w:t xml:space="preserve"> </w:t>
        </w:r>
      </w:hyperlink>
      <w:hyperlink r:id="rId186">
        <w:r w:rsidDel="00000000" w:rsidR="00000000" w:rsidRPr="00000000">
          <w:rPr>
            <w:b w:val="1"/>
            <w:bCs w:val="1"/>
            <w:rtl w:val="0"/>
            <w:rPrChange w:author="Merlin Weiss" w:id="30" w:date="2026-09-04T12:50:53Z">
              <w:rPr>
                <w:color w:val="1155cc"/>
                <w:u w:val="single"/>
              </w:rPr>
            </w:rPrChange>
          </w:rPr>
          <w:t xml:space="preserve">GitHub repository</w:t>
        </w:r>
      </w:hyperlink>
      <w:r w:rsidDel="00000000" w:rsidR="00000000" w:rsidRPr="00000000">
        <w:rPr>
          <w:b w:val="1"/>
          <w:bCs w:val="1"/>
          <w:rtl w:val="0"/>
          <w:rPrChange w:author="Merlin Weiss" w:id="30" w:date="2026-09-04T12:50:53Z">
            <w:rPr/>
          </w:rPrChange>
        </w:rPr>
        <w:t xml:space="preserve"> (+</w:t>
      </w:r>
      <w:commentRangeStart w:id="34"/>
      <w:r w:rsidDel="00000000" w:rsidR="00000000" w:rsidRPr="00000000">
        <w:rPr>
          <w:b w:val="1"/>
          <w:bCs w:val="1"/>
          <w:rtl w:val="0"/>
          <w:rPrChange w:author="Merlin Weiss" w:id="30" w:date="2026-09-04T12:50:53Z">
            <w:rPr/>
          </w:rPrChange>
        </w:rPr>
        <w:t xml:space="preserve">Zenodo later on</w:t>
      </w:r>
      <w:commentRangeEnd w:id="34"/>
      <w:r w:rsidDel="00000000" w:rsidR="00000000" w:rsidRPr="00000000">
        <w:commentReference w:id="34"/>
      </w:r>
      <w:r w:rsidDel="00000000" w:rsidR="00000000" w:rsidRPr="00000000">
        <w:rPr>
          <w:b w:val="1"/>
          <w:bCs w:val="1"/>
          <w:rtl w:val="0"/>
          <w:rPrChange w:author="Merlin Weiss" w:id="30" w:date="2026-09-04T12:50:53Z">
            <w:rPr/>
          </w:rPrChange>
        </w:rPr>
        <w:t xml:space="preserve">).</w:t>
      </w:r>
    </w:p>
    <w:p w:rsidR="00000000" w:rsidDel="00000000" w:rsidP="00000000" w:rsidRDefault="00000000" w:rsidRPr="00000000" w14:paraId="0000006C">
      <w:pPr>
        <w:pStyle w:val="Heading1"/>
        <w:keepNext w:val="0"/>
        <w:keepLines w:val="0"/>
        <w:spacing w:after="0" w:before="0" w:line="360" w:lineRule="auto"/>
        <w:rPr>
          <w:b w:val="1"/>
          <w:bCs w:val="1"/>
          <w:rPrChange w:author="Merlin Weiss" w:id="30" w:date="2026-09-04T12:50:53Z">
            <w:rPr>
              <w:b w:val="1"/>
              <w:bCs w:val="1"/>
              <w:sz w:val="28"/>
              <w:szCs w:val="28"/>
            </w:rPr>
          </w:rPrChange>
        </w:rPr>
      </w:pPr>
      <w:bookmarkStart w:colFirst="0" w:colLast="0" w:name="_use0jpykcuoh" w:id="7"/>
      <w:bookmarkEnd w:id="7"/>
      <w:r w:rsidDel="00000000" w:rsidR="00000000" w:rsidRPr="00000000">
        <w:rPr>
          <w:b w:val="1"/>
          <w:bCs w:val="1"/>
          <w:rtl w:val="0"/>
          <w:rPrChange w:author="Merlin Weiss" w:id="30" w:date="2026-09-04T12:50:53Z">
            <w:rPr>
              <w:b w:val="1"/>
              <w:bCs w:val="1"/>
              <w:sz w:val="28"/>
              <w:szCs w:val="28"/>
            </w:rPr>
          </w:rPrChange>
        </w:rPr>
        <w:t xml:space="preserve">Conflict of Interest</w:t>
      </w:r>
    </w:p>
    <w:p w:rsidR="00000000" w:rsidDel="00000000" w:rsidP="00000000" w:rsidRDefault="00000000" w:rsidRPr="00000000" w14:paraId="0000006D">
      <w:pPr>
        <w:pStyle w:val="Heading1"/>
        <w:keepNext w:val="0"/>
        <w:keepLines w:val="0"/>
        <w:spacing w:after="0" w:before="0" w:line="360" w:lineRule="auto"/>
        <w:rPr>
          <w:b w:val="1"/>
          <w:bCs w:val="1"/>
          <w:rPrChange w:author="Merlin Weiss" w:id="30" w:date="2026-09-04T12:50:53Z">
            <w:rPr>
              <w:sz w:val="22"/>
              <w:szCs w:val="22"/>
            </w:rPr>
          </w:rPrChange>
        </w:rPr>
      </w:pPr>
      <w:bookmarkStart w:colFirst="0" w:colLast="0" w:name="_ejilhiwrjpw5" w:id="8"/>
      <w:bookmarkEnd w:id="8"/>
      <w:r w:rsidDel="00000000" w:rsidR="00000000" w:rsidRPr="00000000">
        <w:rPr>
          <w:b w:val="1"/>
          <w:bCs w:val="1"/>
          <w:rtl w:val="0"/>
          <w:rPrChange w:author="Merlin Weiss" w:id="30" w:date="2026-09-04T12:50:53Z">
            <w:rPr>
              <w:sz w:val="22"/>
              <w:szCs w:val="22"/>
            </w:rPr>
          </w:rPrChange>
        </w:rPr>
        <w:t xml:space="preserve">The authors declare they have no conflict of interest.</w:t>
      </w:r>
    </w:p>
    <w:p w:rsidR="00000000" w:rsidDel="00000000" w:rsidP="00000000" w:rsidRDefault="00000000" w:rsidRPr="00000000" w14:paraId="0000006E">
      <w:pPr>
        <w:spacing w:line="360" w:lineRule="auto"/>
        <w:rPr>
          <w:b w:val="1"/>
          <w:bCs w:val="1"/>
          <w:rPrChange w:author="Merlin Weiss" w:id="30" w:date="2026-09-04T12:50:53Z">
            <w:rPr/>
          </w:rPrChange>
        </w:rPr>
      </w:pPr>
      <w:r w:rsidDel="00000000" w:rsidR="00000000" w:rsidRPr="00000000">
        <w:rPr>
          <w:rtl w:val="0"/>
        </w:rPr>
      </w:r>
    </w:p>
    <w:p w:rsidR="00000000" w:rsidDel="00000000" w:rsidP="00000000" w:rsidRDefault="00000000" w:rsidRPr="00000000" w14:paraId="0000006F">
      <w:pPr>
        <w:spacing w:line="360" w:lineRule="auto"/>
        <w:rPr>
          <w:b w:val="1"/>
          <w:bCs w:val="1"/>
          <w:rPrChange w:author="Merlin Weiss" w:id="30" w:date="2026-09-04T12:50:53Z">
            <w:rPr>
              <w:sz w:val="26"/>
              <w:szCs w:val="26"/>
            </w:rPr>
          </w:rPrChange>
        </w:rPr>
      </w:pPr>
      <w:r w:rsidDel="00000000" w:rsidR="00000000" w:rsidRPr="00000000">
        <w:rPr>
          <w:b w:val="1"/>
          <w:bCs w:val="1"/>
          <w:rtl w:val="0"/>
          <w:rPrChange w:author="Merlin Weiss" w:id="30" w:date="2026-09-04T12:50:53Z">
            <w:rPr>
              <w:b w:val="1"/>
              <w:bCs w:val="1"/>
              <w:sz w:val="26"/>
              <w:szCs w:val="26"/>
            </w:rPr>
          </w:rPrChange>
        </w:rPr>
        <w:t xml:space="preserve">Author contribution</w:t>
      </w:r>
      <w:r w:rsidDel="00000000" w:rsidR="00000000" w:rsidRPr="00000000">
        <w:rPr>
          <w:rtl w:val="0"/>
        </w:rPr>
      </w:r>
    </w:p>
    <w:p w:rsidR="00000000" w:rsidDel="00000000" w:rsidP="00000000" w:rsidRDefault="00000000" w:rsidRPr="00000000" w14:paraId="00000070">
      <w:pPr>
        <w:spacing w:line="360" w:lineRule="auto"/>
        <w:rPr>
          <w:b w:val="1"/>
          <w:bCs w:val="1"/>
          <w:rPrChange w:author="Merlin Weiss" w:id="30" w:date="2026-09-04T12:50:53Z">
            <w:rPr/>
          </w:rPrChange>
        </w:rPr>
      </w:pPr>
      <w:r w:rsidDel="00000000" w:rsidR="00000000" w:rsidRPr="00000000">
        <w:rPr>
          <w:b w:val="1"/>
          <w:bCs w:val="1"/>
          <w:rtl w:val="0"/>
          <w:rPrChange w:author="Merlin Weiss" w:id="30" w:date="2026-09-04T12:50:53Z">
            <w:rPr/>
          </w:rPrChange>
        </w:rPr>
        <w:t xml:space="preserve">Conceptualization: MW, DM</w:t>
      </w:r>
    </w:p>
    <w:p w:rsidR="00000000" w:rsidDel="00000000" w:rsidP="00000000" w:rsidRDefault="00000000" w:rsidRPr="00000000" w14:paraId="00000071">
      <w:pPr>
        <w:spacing w:line="360" w:lineRule="auto"/>
        <w:rPr>
          <w:b w:val="1"/>
          <w:bCs w:val="1"/>
          <w:rPrChange w:author="Merlin Weiss" w:id="30" w:date="2026-09-04T12:50:53Z">
            <w:rPr/>
          </w:rPrChange>
        </w:rPr>
      </w:pPr>
      <w:r w:rsidDel="00000000" w:rsidR="00000000" w:rsidRPr="00000000">
        <w:rPr>
          <w:b w:val="1"/>
          <w:bCs w:val="1"/>
          <w:rtl w:val="0"/>
          <w:rPrChange w:author="Merlin Weiss" w:id="30" w:date="2026-09-04T12:50:53Z">
            <w:rPr/>
          </w:rPrChange>
        </w:rPr>
        <w:t xml:space="preserve">Methodology: MW, DM</w:t>
      </w:r>
    </w:p>
    <w:p w:rsidR="00000000" w:rsidDel="00000000" w:rsidP="00000000" w:rsidRDefault="00000000" w:rsidRPr="00000000" w14:paraId="00000072">
      <w:pPr>
        <w:spacing w:line="360" w:lineRule="auto"/>
        <w:rPr>
          <w:b w:val="1"/>
          <w:bCs w:val="1"/>
          <w:rPrChange w:author="Merlin Weiss" w:id="30" w:date="2026-09-04T12:50:53Z">
            <w:rPr/>
          </w:rPrChange>
        </w:rPr>
      </w:pPr>
      <w:r w:rsidDel="00000000" w:rsidR="00000000" w:rsidRPr="00000000">
        <w:rPr>
          <w:b w:val="1"/>
          <w:bCs w:val="1"/>
          <w:rtl w:val="0"/>
          <w:rPrChange w:author="Merlin Weiss" w:id="30" w:date="2026-09-04T12:50:53Z">
            <w:rPr/>
          </w:rPrChange>
        </w:rPr>
        <w:t xml:space="preserve">Formal Analysis: MW, DM</w:t>
      </w:r>
    </w:p>
    <w:p w:rsidR="00000000" w:rsidDel="00000000" w:rsidP="00000000" w:rsidRDefault="00000000" w:rsidRPr="00000000" w14:paraId="00000073">
      <w:pPr>
        <w:spacing w:line="360" w:lineRule="auto"/>
        <w:rPr>
          <w:b w:val="1"/>
          <w:bCs w:val="1"/>
          <w:rPrChange w:author="Merlin Weiss" w:id="30" w:date="2026-09-04T12:50:53Z">
            <w:rPr/>
          </w:rPrChange>
        </w:rPr>
      </w:pPr>
      <w:r w:rsidDel="00000000" w:rsidR="00000000" w:rsidRPr="00000000">
        <w:rPr>
          <w:b w:val="1"/>
          <w:bCs w:val="1"/>
          <w:rtl w:val="0"/>
          <w:rPrChange w:author="Merlin Weiss" w:id="30" w:date="2026-09-04T12:50:53Z">
            <w:rPr/>
          </w:rPrChange>
        </w:rPr>
        <w:t xml:space="preserve">Writing (original draft): MW, DM</w:t>
      </w:r>
    </w:p>
    <w:p w:rsidR="00000000" w:rsidDel="00000000" w:rsidP="00000000" w:rsidRDefault="00000000" w:rsidRPr="00000000" w14:paraId="00000074">
      <w:pPr>
        <w:spacing w:line="360" w:lineRule="auto"/>
        <w:rPr>
          <w:b w:val="1"/>
          <w:bCs w:val="1"/>
          <w:rPrChange w:author="Merlin Weiss" w:id="30" w:date="2026-09-04T12:50:53Z">
            <w:rPr/>
          </w:rPrChange>
        </w:rPr>
      </w:pPr>
      <w:r w:rsidDel="00000000" w:rsidR="00000000" w:rsidRPr="00000000">
        <w:rPr>
          <w:b w:val="1"/>
          <w:bCs w:val="1"/>
          <w:rtl w:val="0"/>
          <w:rPrChange w:author="Merlin Weiss" w:id="30" w:date="2026-09-04T12:50:53Z">
            <w:rPr/>
          </w:rPrChange>
        </w:rPr>
        <w:t xml:space="preserve">Writing – review &amp; editing: MW, DM</w:t>
      </w:r>
    </w:p>
    <w:p w:rsidR="00000000" w:rsidDel="00000000" w:rsidP="00000000" w:rsidRDefault="00000000" w:rsidRPr="00000000" w14:paraId="00000075">
      <w:pPr>
        <w:spacing w:line="360" w:lineRule="auto"/>
        <w:rPr>
          <w:b w:val="1"/>
          <w:bCs w:val="1"/>
          <w:rPrChange w:author="Merlin Weiss" w:id="30" w:date="2026-09-04T12:50:53Z">
            <w:rPr/>
          </w:rPrChange>
        </w:rPr>
      </w:pPr>
      <w:r w:rsidDel="00000000" w:rsidR="00000000" w:rsidRPr="00000000">
        <w:rPr>
          <w:b w:val="1"/>
          <w:bCs w:val="1"/>
          <w:rtl w:val="0"/>
          <w:rPrChange w:author="Merlin Weiss" w:id="30" w:date="2026-09-04T12:50:53Z">
            <w:rPr/>
          </w:rPrChange>
        </w:rPr>
        <w:t xml:space="preserve"> </w:t>
      </w:r>
    </w:p>
    <w:p w:rsidR="00000000" w:rsidDel="00000000" w:rsidP="00000000" w:rsidRDefault="00000000" w:rsidRPr="00000000" w14:paraId="00000076">
      <w:pPr>
        <w:spacing w:line="360" w:lineRule="auto"/>
        <w:rPr>
          <w:b w:val="1"/>
          <w:bCs w:val="1"/>
          <w:rPrChange w:author="Merlin Weiss" w:id="30" w:date="2026-09-04T12:50:53Z">
            <w:rPr>
              <w:sz w:val="24"/>
              <w:szCs w:val="24"/>
            </w:rPr>
          </w:rPrChange>
        </w:rPr>
      </w:pPr>
      <w:r w:rsidDel="00000000" w:rsidR="00000000" w:rsidRPr="00000000">
        <w:rPr>
          <w:b w:val="1"/>
          <w:bCs w:val="1"/>
          <w:rtl w:val="0"/>
          <w:rPrChange w:author="Merlin Weiss" w:id="30" w:date="2026-09-04T12:50:53Z">
            <w:rPr/>
          </w:rPrChange>
        </w:rPr>
        <w:t xml:space="preserve">All authors read, reviewed, and approved the final manuscript.</w:t>
      </w:r>
      <w:r w:rsidDel="00000000" w:rsidR="00000000" w:rsidRPr="00000000">
        <w:br w:type="page"/>
      </w:r>
      <w:r w:rsidDel="00000000" w:rsidR="00000000" w:rsidRPr="00000000">
        <w:rPr>
          <w:rtl w:val="0"/>
        </w:rPr>
      </w:r>
    </w:p>
    <w:p w:rsidR="00000000" w:rsidDel="00000000" w:rsidP="00000000" w:rsidRDefault="00000000" w:rsidRPr="00000000" w14:paraId="00000077">
      <w:pPr>
        <w:spacing w:line="301.09090909090907" w:lineRule="auto"/>
        <w:rPr>
          <w:b w:val="1"/>
          <w:bCs w:val="1"/>
          <w:rPrChange w:author="Merlin Weiss" w:id="30" w:date="2026-09-04T12:50:53Z">
            <w:rPr>
              <w:b w:val="1"/>
              <w:bCs w:val="1"/>
              <w:sz w:val="26"/>
              <w:szCs w:val="26"/>
            </w:rPr>
          </w:rPrChange>
        </w:rPr>
      </w:pPr>
      <w:r w:rsidDel="00000000" w:rsidR="00000000" w:rsidRPr="00000000">
        <w:rPr>
          <w:b w:val="1"/>
          <w:bCs w:val="1"/>
          <w:rtl w:val="0"/>
          <w:rPrChange w:author="Merlin Weiss" w:id="30" w:date="2026-09-04T12:50:53Z">
            <w:rPr>
              <w:b w:val="1"/>
              <w:bCs w:val="1"/>
              <w:sz w:val="26"/>
              <w:szCs w:val="26"/>
            </w:rPr>
          </w:rPrChange>
        </w:rPr>
        <w:t xml:space="preserve">References</w:t>
      </w:r>
    </w:p>
    <w:p w:rsidR="00000000" w:rsidDel="00000000" w:rsidP="00000000" w:rsidRDefault="00000000" w:rsidRPr="00000000" w14:paraId="00000078">
      <w:pPr>
        <w:pStyle w:val="Heading1"/>
        <w:keepNext w:val="0"/>
        <w:keepLines w:val="0"/>
        <w:spacing w:after="0" w:before="0" w:line="240" w:lineRule="auto"/>
        <w:ind w:left="720" w:hanging="720"/>
        <w:rPr>
          <w:b w:val="1"/>
          <w:bCs w:val="1"/>
          <w:rPrChange w:author="Merlin Weiss" w:id="30" w:date="2026-09-04T12:50:53Z">
            <w:rPr>
              <w:sz w:val="24"/>
              <w:szCs w:val="24"/>
            </w:rPr>
          </w:rPrChange>
        </w:rPr>
      </w:pPr>
      <w:bookmarkStart w:colFirst="0" w:colLast="0" w:name="_jwd3lj5emhxf" w:id="9"/>
      <w:bookmarkEnd w:id="9"/>
      <w:r w:rsidDel="00000000" w:rsidR="00000000" w:rsidRPr="00000000">
        <w:rPr>
          <w:rtl w:val="0"/>
        </w:rPr>
      </w:r>
    </w:p>
    <w:p w:rsidR="00000000" w:rsidDel="00000000" w:rsidP="00000000" w:rsidRDefault="00000000" w:rsidRPr="00000000" w14:paraId="00000079">
      <w:pPr>
        <w:spacing w:after="0" w:line="240" w:lineRule="auto"/>
        <w:ind w:left="720"/>
        <w:rPr>
          <w:b w:val="1"/>
          <w:bCs w:val="1"/>
          <w:rPrChange w:author="Merlin Weiss" w:id="30" w:date="2026-09-04T12:50:53Z">
            <w:rPr/>
          </w:rPrChange>
        </w:rPr>
      </w:pPr>
      <w:hyperlink r:id="rId187">
        <w:r w:rsidDel="00000000" w:rsidR="00000000" w:rsidRPr="00000000">
          <w:rPr>
            <w:b w:val="1"/>
            <w:bCs w:val="1"/>
            <w:rtl w:val="0"/>
            <w:rPrChange w:author="Merlin Weiss" w:id="30" w:date="2026-09-04T12:50:53Z">
              <w:rPr/>
            </w:rPrChange>
          </w:rPr>
          <w:t xml:space="preserve">Amatulli, G., Domisch, S., Tuanmu, M.-N., Parmentier, B., Ranipeta, A., Malczyk, J., </w:t>
        </w:r>
      </w:hyperlink>
      <w:hyperlink r:id="rId188">
        <w:r w:rsidDel="00000000" w:rsidR="00000000" w:rsidRPr="00000000">
          <w:rPr>
            <w:b w:val="1"/>
            <w:bCs w:val="1"/>
            <w:rtl w:val="0"/>
            <w:rPrChange w:author="Merlin Weiss" w:id="30" w:date="2026-09-04T12:50:53Z">
              <w:rPr>
                <w:i w:val="1"/>
                <w:iCs w:val="1"/>
              </w:rPr>
            </w:rPrChange>
          </w:rPr>
          <w:t xml:space="preserve">et al.</w:t>
        </w:r>
      </w:hyperlink>
      <w:hyperlink r:id="rId189">
        <w:r w:rsidDel="00000000" w:rsidR="00000000" w:rsidRPr="00000000">
          <w:rPr>
            <w:b w:val="1"/>
            <w:bCs w:val="1"/>
            <w:rtl w:val="0"/>
            <w:rPrChange w:author="Merlin Weiss" w:id="30" w:date="2026-09-04T12:50:53Z">
              <w:rPr/>
            </w:rPrChange>
          </w:rPr>
          <w:t xml:space="preserve"> (2018). A suite of global, cross-scale topographic variables for environmental and biodiversity modeling. </w:t>
        </w:r>
      </w:hyperlink>
      <w:hyperlink r:id="rId190">
        <w:r w:rsidDel="00000000" w:rsidR="00000000" w:rsidRPr="00000000">
          <w:rPr>
            <w:b w:val="1"/>
            <w:bCs w:val="1"/>
            <w:rtl w:val="0"/>
            <w:rPrChange w:author="Merlin Weiss" w:id="30" w:date="2026-09-04T12:50:53Z">
              <w:rPr>
                <w:i w:val="1"/>
                <w:iCs w:val="1"/>
              </w:rPr>
            </w:rPrChange>
          </w:rPr>
          <w:t xml:space="preserve">Sci Data</w:t>
        </w:r>
      </w:hyperlink>
      <w:hyperlink r:id="rId191">
        <w:r w:rsidDel="00000000" w:rsidR="00000000" w:rsidRPr="00000000">
          <w:rPr>
            <w:b w:val="1"/>
            <w:bCs w:val="1"/>
            <w:rtl w:val="0"/>
            <w:rPrChange w:author="Merlin Weiss" w:id="30" w:date="2026-09-04T12:50:53Z">
              <w:rPr/>
            </w:rPrChange>
          </w:rPr>
          <w:t xml:space="preserve">, 5, 180040. </w:t>
        </w:r>
      </w:hyperlink>
      <w:r w:rsidDel="00000000" w:rsidR="00000000" w:rsidRPr="00000000">
        <w:rPr>
          <w:rtl w:val="0"/>
        </w:rPr>
      </w:r>
    </w:p>
    <w:p w:rsidR="00000000" w:rsidDel="00000000" w:rsidP="00000000" w:rsidRDefault="00000000" w:rsidRPr="00000000" w14:paraId="0000007A">
      <w:pPr>
        <w:spacing w:after="0" w:line="240" w:lineRule="auto"/>
        <w:ind w:left="720"/>
        <w:rPr>
          <w:b w:val="1"/>
          <w:bCs w:val="1"/>
          <w:rPrChange w:author="Merlin Weiss" w:id="30" w:date="2026-09-04T12:50:53Z">
            <w:rPr/>
          </w:rPrChange>
        </w:rPr>
      </w:pPr>
      <w:hyperlink r:id="rId192">
        <w:r w:rsidDel="00000000" w:rsidR="00000000" w:rsidRPr="00000000">
          <w:rPr>
            <w:b w:val="1"/>
            <w:bCs w:val="1"/>
            <w:rtl w:val="0"/>
            <w:rPrChange w:author="Merlin Weiss" w:id="30" w:date="2026-09-04T12:50:53Z">
              <w:rPr/>
            </w:rPrChange>
          </w:rPr>
          <w:t xml:space="preserve">Andrewsa, T., Dietzeb, M. &amp; Boothc, R. (2018). Climate or disturbance: temperate forest structural change and carbon sink potential. </w:t>
        </w:r>
      </w:hyperlink>
      <w:r w:rsidDel="00000000" w:rsidR="00000000" w:rsidRPr="00000000">
        <w:rPr>
          <w:rtl w:val="0"/>
        </w:rPr>
      </w:r>
    </w:p>
    <w:p w:rsidR="00000000" w:rsidDel="00000000" w:rsidP="00000000" w:rsidRDefault="00000000" w:rsidRPr="00000000" w14:paraId="0000007B">
      <w:pPr>
        <w:spacing w:after="0" w:line="240" w:lineRule="auto"/>
        <w:ind w:left="720"/>
        <w:rPr>
          <w:b w:val="1"/>
          <w:bCs w:val="1"/>
          <w:rPrChange w:author="Merlin Weiss" w:id="30" w:date="2026-09-04T12:50:53Z">
            <w:rPr/>
          </w:rPrChange>
        </w:rPr>
      </w:pPr>
      <w:hyperlink r:id="rId193">
        <w:r w:rsidDel="00000000" w:rsidR="00000000" w:rsidRPr="00000000">
          <w:rPr>
            <w:b w:val="1"/>
            <w:bCs w:val="1"/>
            <w:rtl w:val="0"/>
            <w:rPrChange w:author="Merlin Weiss" w:id="30" w:date="2026-09-04T12:50:53Z">
              <w:rPr/>
            </w:rPrChange>
          </w:rPr>
          <w:t xml:space="preserve">Bernard-Verdier, M., Navas, M.-L., Vellend, M., Violle, C., Fayolle, A. &amp; Garnier, E. (2012). Community assembly along a soil depth gradient: contrasting patterns of plant trait convergence and divergence in a Mediterranean rangeland. </w:t>
        </w:r>
      </w:hyperlink>
      <w:hyperlink r:id="rId194">
        <w:r w:rsidDel="00000000" w:rsidR="00000000" w:rsidRPr="00000000">
          <w:rPr>
            <w:b w:val="1"/>
            <w:bCs w:val="1"/>
            <w:rtl w:val="0"/>
            <w:rPrChange w:author="Merlin Weiss" w:id="30" w:date="2026-09-04T12:50:53Z">
              <w:rPr>
                <w:i w:val="1"/>
                <w:iCs w:val="1"/>
              </w:rPr>
            </w:rPrChange>
          </w:rPr>
          <w:t xml:space="preserve">Journal of Ecology</w:t>
        </w:r>
      </w:hyperlink>
      <w:hyperlink r:id="rId195">
        <w:r w:rsidDel="00000000" w:rsidR="00000000" w:rsidRPr="00000000">
          <w:rPr>
            <w:b w:val="1"/>
            <w:bCs w:val="1"/>
            <w:rtl w:val="0"/>
            <w:rPrChange w:author="Merlin Weiss" w:id="30" w:date="2026-09-04T12:50:53Z">
              <w:rPr/>
            </w:rPrChange>
          </w:rPr>
          <w:t xml:space="preserve">, 100, 1422–1433. </w:t>
        </w:r>
      </w:hyperlink>
      <w:r w:rsidDel="00000000" w:rsidR="00000000" w:rsidRPr="00000000">
        <w:rPr>
          <w:rtl w:val="0"/>
        </w:rPr>
      </w:r>
    </w:p>
    <w:p w:rsidR="00000000" w:rsidDel="00000000" w:rsidP="00000000" w:rsidRDefault="00000000" w:rsidRPr="00000000" w14:paraId="0000007C">
      <w:pPr>
        <w:spacing w:after="0" w:line="240" w:lineRule="auto"/>
        <w:ind w:left="720"/>
        <w:rPr>
          <w:b w:val="1"/>
          <w:bCs w:val="1"/>
          <w:rPrChange w:author="Merlin Weiss" w:id="30" w:date="2026-09-04T12:50:53Z">
            <w:rPr/>
          </w:rPrChange>
        </w:rPr>
      </w:pPr>
      <w:hyperlink r:id="rId196">
        <w:r w:rsidDel="00000000" w:rsidR="00000000" w:rsidRPr="00000000">
          <w:rPr>
            <w:b w:val="1"/>
            <w:bCs w:val="1"/>
            <w:rtl w:val="0"/>
            <w:rPrChange w:author="Merlin Weiss" w:id="30" w:date="2026-09-04T12:50:53Z">
              <w:rPr/>
            </w:rPrChange>
          </w:rPr>
          <w:t xml:space="preserve">Bertness, M.D. &amp; Callaway, R. (1994). Positive interactions in communities. </w:t>
        </w:r>
      </w:hyperlink>
      <w:hyperlink r:id="rId197">
        <w:r w:rsidDel="00000000" w:rsidR="00000000" w:rsidRPr="00000000">
          <w:rPr>
            <w:b w:val="1"/>
            <w:bCs w:val="1"/>
            <w:rtl w:val="0"/>
            <w:rPrChange w:author="Merlin Weiss" w:id="30" w:date="2026-09-04T12:50:53Z">
              <w:rPr>
                <w:i w:val="1"/>
                <w:iCs w:val="1"/>
              </w:rPr>
            </w:rPrChange>
          </w:rPr>
          <w:t xml:space="preserve">Trends in Ecology &amp; Evolution</w:t>
        </w:r>
      </w:hyperlink>
      <w:hyperlink r:id="rId198">
        <w:r w:rsidDel="00000000" w:rsidR="00000000" w:rsidRPr="00000000">
          <w:rPr>
            <w:b w:val="1"/>
            <w:bCs w:val="1"/>
            <w:rtl w:val="0"/>
            <w:rPrChange w:author="Merlin Weiss" w:id="30" w:date="2026-09-04T12:50:53Z">
              <w:rPr/>
            </w:rPrChange>
          </w:rPr>
          <w:t xml:space="preserve">, 9, 191–193. </w:t>
        </w:r>
      </w:hyperlink>
      <w:r w:rsidDel="00000000" w:rsidR="00000000" w:rsidRPr="00000000">
        <w:rPr>
          <w:rtl w:val="0"/>
        </w:rPr>
      </w:r>
    </w:p>
    <w:p w:rsidR="00000000" w:rsidDel="00000000" w:rsidP="00000000" w:rsidRDefault="00000000" w:rsidRPr="00000000" w14:paraId="0000007D">
      <w:pPr>
        <w:spacing w:after="0" w:line="240" w:lineRule="auto"/>
        <w:ind w:left="720"/>
        <w:rPr>
          <w:b w:val="1"/>
          <w:bCs w:val="1"/>
          <w:rPrChange w:author="Merlin Weiss" w:id="30" w:date="2026-09-04T12:50:53Z">
            <w:rPr/>
          </w:rPrChange>
        </w:rPr>
      </w:pPr>
      <w:hyperlink r:id="rId199">
        <w:r w:rsidDel="00000000" w:rsidR="00000000" w:rsidRPr="00000000">
          <w:rPr>
            <w:b w:val="1"/>
            <w:bCs w:val="1"/>
            <w:rtl w:val="0"/>
            <w:rPrChange w:author="Merlin Weiss" w:id="30" w:date="2026-09-04T12:50:53Z">
              <w:rPr/>
            </w:rPrChange>
          </w:rPr>
          <w:t xml:space="preserve">Besnard, S., Koirala, S., Santoro, M., Weber, U., Nelson, J., Gütter, J., </w:t>
        </w:r>
      </w:hyperlink>
      <w:hyperlink r:id="rId200">
        <w:r w:rsidDel="00000000" w:rsidR="00000000" w:rsidRPr="00000000">
          <w:rPr>
            <w:b w:val="1"/>
            <w:bCs w:val="1"/>
            <w:rtl w:val="0"/>
            <w:rPrChange w:author="Merlin Weiss" w:id="30" w:date="2026-09-04T12:50:53Z">
              <w:rPr>
                <w:i w:val="1"/>
                <w:iCs w:val="1"/>
              </w:rPr>
            </w:rPrChange>
          </w:rPr>
          <w:t xml:space="preserve">et al.</w:t>
        </w:r>
      </w:hyperlink>
      <w:hyperlink r:id="rId201">
        <w:r w:rsidDel="00000000" w:rsidR="00000000" w:rsidRPr="00000000">
          <w:rPr>
            <w:b w:val="1"/>
            <w:bCs w:val="1"/>
            <w:rtl w:val="0"/>
            <w:rPrChange w:author="Merlin Weiss" w:id="30" w:date="2026-09-04T12:50:53Z">
              <w:rPr/>
            </w:rPrChange>
          </w:rPr>
          <w:t xml:space="preserve"> (2021). Mapping global forest age from forest inventories, biomass and climate data. </w:t>
        </w:r>
      </w:hyperlink>
      <w:hyperlink r:id="rId202">
        <w:r w:rsidDel="00000000" w:rsidR="00000000" w:rsidRPr="00000000">
          <w:rPr>
            <w:b w:val="1"/>
            <w:bCs w:val="1"/>
            <w:rtl w:val="0"/>
            <w:rPrChange w:author="Merlin Weiss" w:id="30" w:date="2026-09-04T12:50:53Z">
              <w:rPr>
                <w:i w:val="1"/>
                <w:iCs w:val="1"/>
              </w:rPr>
            </w:rPrChange>
          </w:rPr>
          <w:t xml:space="preserve">Earth System Science Data</w:t>
        </w:r>
      </w:hyperlink>
      <w:hyperlink r:id="rId203">
        <w:r w:rsidDel="00000000" w:rsidR="00000000" w:rsidRPr="00000000">
          <w:rPr>
            <w:b w:val="1"/>
            <w:bCs w:val="1"/>
            <w:rtl w:val="0"/>
            <w:rPrChange w:author="Merlin Weiss" w:id="30" w:date="2026-09-04T12:50:53Z">
              <w:rPr/>
            </w:rPrChange>
          </w:rPr>
          <w:t xml:space="preserve">, 13, 4881–4896. </w:t>
        </w:r>
      </w:hyperlink>
      <w:r w:rsidDel="00000000" w:rsidR="00000000" w:rsidRPr="00000000">
        <w:rPr>
          <w:rtl w:val="0"/>
        </w:rPr>
      </w:r>
    </w:p>
    <w:p w:rsidR="00000000" w:rsidDel="00000000" w:rsidP="00000000" w:rsidRDefault="00000000" w:rsidRPr="00000000" w14:paraId="0000007E">
      <w:pPr>
        <w:spacing w:after="0" w:line="240" w:lineRule="auto"/>
        <w:ind w:left="720"/>
        <w:rPr>
          <w:b w:val="1"/>
          <w:bCs w:val="1"/>
          <w:rPrChange w:author="Merlin Weiss" w:id="30" w:date="2026-09-04T12:50:53Z">
            <w:rPr/>
          </w:rPrChange>
        </w:rPr>
      </w:pPr>
      <w:hyperlink r:id="rId204">
        <w:r w:rsidDel="00000000" w:rsidR="00000000" w:rsidRPr="00000000">
          <w:rPr>
            <w:b w:val="1"/>
            <w:bCs w:val="1"/>
            <w:rtl w:val="0"/>
            <w:rPrChange w:author="Merlin Weiss" w:id="30" w:date="2026-09-04T12:50:53Z">
              <w:rPr/>
            </w:rPrChange>
          </w:rPr>
          <w:t xml:space="preserve">Boukili, V.K. &amp; Chazdon, R.L. (2017). Environmental filtering, local site factors and landscape context drive changes in functional trait composition during tropical forest succession. </w:t>
        </w:r>
      </w:hyperlink>
      <w:hyperlink r:id="rId205">
        <w:r w:rsidDel="00000000" w:rsidR="00000000" w:rsidRPr="00000000">
          <w:rPr>
            <w:b w:val="1"/>
            <w:bCs w:val="1"/>
            <w:rtl w:val="0"/>
            <w:rPrChange w:author="Merlin Weiss" w:id="30" w:date="2026-09-04T12:50:53Z">
              <w:rPr>
                <w:i w:val="1"/>
                <w:iCs w:val="1"/>
              </w:rPr>
            </w:rPrChange>
          </w:rPr>
          <w:t xml:space="preserve">Perspectives in Plant Ecology, Evolution and Systematics</w:t>
        </w:r>
      </w:hyperlink>
      <w:hyperlink r:id="rId206">
        <w:r w:rsidDel="00000000" w:rsidR="00000000" w:rsidRPr="00000000">
          <w:rPr>
            <w:b w:val="1"/>
            <w:bCs w:val="1"/>
            <w:rtl w:val="0"/>
            <w:rPrChange w:author="Merlin Weiss" w:id="30" w:date="2026-09-04T12:50:53Z">
              <w:rPr/>
            </w:rPrChange>
          </w:rPr>
          <w:t xml:space="preserve">, 24, 37–47. </w:t>
        </w:r>
      </w:hyperlink>
      <w:r w:rsidDel="00000000" w:rsidR="00000000" w:rsidRPr="00000000">
        <w:rPr>
          <w:rtl w:val="0"/>
        </w:rPr>
      </w:r>
    </w:p>
    <w:p w:rsidR="00000000" w:rsidDel="00000000" w:rsidP="00000000" w:rsidRDefault="00000000" w:rsidRPr="00000000" w14:paraId="0000007F">
      <w:pPr>
        <w:spacing w:after="0" w:line="240" w:lineRule="auto"/>
        <w:ind w:left="720"/>
        <w:rPr>
          <w:b w:val="1"/>
          <w:bCs w:val="1"/>
          <w:rPrChange w:author="Merlin Weiss" w:id="30" w:date="2026-09-04T12:50:53Z">
            <w:rPr/>
          </w:rPrChange>
        </w:rPr>
      </w:pPr>
      <w:hyperlink r:id="rId207">
        <w:r w:rsidDel="00000000" w:rsidR="00000000" w:rsidRPr="00000000">
          <w:rPr>
            <w:b w:val="1"/>
            <w:bCs w:val="1"/>
            <w:rtl w:val="0"/>
            <w:rPrChange w:author="Merlin Weiss" w:id="30" w:date="2026-09-04T12:50:53Z">
              <w:rPr/>
            </w:rPrChange>
          </w:rPr>
          <w:t xml:space="preserve">Breiman, L. (2001). Random Forests. </w:t>
        </w:r>
      </w:hyperlink>
      <w:hyperlink r:id="rId208">
        <w:r w:rsidDel="00000000" w:rsidR="00000000" w:rsidRPr="00000000">
          <w:rPr>
            <w:b w:val="1"/>
            <w:bCs w:val="1"/>
            <w:rtl w:val="0"/>
            <w:rPrChange w:author="Merlin Weiss" w:id="30" w:date="2026-09-04T12:50:53Z">
              <w:rPr>
                <w:i w:val="1"/>
                <w:iCs w:val="1"/>
              </w:rPr>
            </w:rPrChange>
          </w:rPr>
          <w:t xml:space="preserve">Machine Learning</w:t>
        </w:r>
      </w:hyperlink>
      <w:hyperlink r:id="rId209">
        <w:r w:rsidDel="00000000" w:rsidR="00000000" w:rsidRPr="00000000">
          <w:rPr>
            <w:b w:val="1"/>
            <w:bCs w:val="1"/>
            <w:rtl w:val="0"/>
            <w:rPrChange w:author="Merlin Weiss" w:id="30" w:date="2026-09-04T12:50:53Z">
              <w:rPr/>
            </w:rPrChange>
          </w:rPr>
          <w:t xml:space="preserve">, 45, 5–32. </w:t>
        </w:r>
      </w:hyperlink>
      <w:r w:rsidDel="00000000" w:rsidR="00000000" w:rsidRPr="00000000">
        <w:rPr>
          <w:rtl w:val="0"/>
        </w:rPr>
      </w:r>
    </w:p>
    <w:p w:rsidR="00000000" w:rsidDel="00000000" w:rsidP="00000000" w:rsidRDefault="00000000" w:rsidRPr="00000000" w14:paraId="00000080">
      <w:pPr>
        <w:spacing w:after="0" w:line="240" w:lineRule="auto"/>
        <w:ind w:left="720"/>
        <w:rPr>
          <w:b w:val="1"/>
          <w:bCs w:val="1"/>
          <w:rPrChange w:author="Merlin Weiss" w:id="30" w:date="2026-09-04T12:50:53Z">
            <w:rPr/>
          </w:rPrChange>
        </w:rPr>
      </w:pPr>
      <w:hyperlink r:id="rId210">
        <w:r w:rsidDel="00000000" w:rsidR="00000000" w:rsidRPr="00000000">
          <w:rPr>
            <w:b w:val="1"/>
            <w:bCs w:val="1"/>
            <w:rtl w:val="0"/>
            <w:rPrChange w:author="Merlin Weiss" w:id="30" w:date="2026-09-04T12:50:53Z">
              <w:rPr/>
            </w:rPrChange>
          </w:rPr>
          <w:t xml:space="preserve">van Breugel, M., Bongers, F., Norden, N., Meave, J.A., Amissah, L., Chanthorn, W., </w:t>
        </w:r>
      </w:hyperlink>
      <w:hyperlink r:id="rId211">
        <w:r w:rsidDel="00000000" w:rsidR="00000000" w:rsidRPr="00000000">
          <w:rPr>
            <w:b w:val="1"/>
            <w:bCs w:val="1"/>
            <w:rtl w:val="0"/>
            <w:rPrChange w:author="Merlin Weiss" w:id="30" w:date="2026-09-04T12:50:53Z">
              <w:rPr>
                <w:i w:val="1"/>
                <w:iCs w:val="1"/>
              </w:rPr>
            </w:rPrChange>
          </w:rPr>
          <w:t xml:space="preserve">et al.</w:t>
        </w:r>
      </w:hyperlink>
      <w:hyperlink r:id="rId212">
        <w:r w:rsidDel="00000000" w:rsidR="00000000" w:rsidRPr="00000000">
          <w:rPr>
            <w:b w:val="1"/>
            <w:bCs w:val="1"/>
            <w:rtl w:val="0"/>
            <w:rPrChange w:author="Merlin Weiss" w:id="30" w:date="2026-09-04T12:50:53Z">
              <w:rPr/>
            </w:rPrChange>
          </w:rPr>
          <w:t xml:space="preserve"> (2024). Feedback loops drive ecological succession: towards a unified conceptual framework. </w:t>
        </w:r>
      </w:hyperlink>
      <w:hyperlink r:id="rId213">
        <w:r w:rsidDel="00000000" w:rsidR="00000000" w:rsidRPr="00000000">
          <w:rPr>
            <w:b w:val="1"/>
            <w:bCs w:val="1"/>
            <w:rtl w:val="0"/>
            <w:rPrChange w:author="Merlin Weiss" w:id="30" w:date="2026-09-04T12:50:53Z">
              <w:rPr>
                <w:i w:val="1"/>
                <w:iCs w:val="1"/>
              </w:rPr>
            </w:rPrChange>
          </w:rPr>
          <w:t xml:space="preserve">Biological Reviews</w:t>
        </w:r>
      </w:hyperlink>
      <w:hyperlink r:id="rId214">
        <w:r w:rsidDel="00000000" w:rsidR="00000000" w:rsidRPr="00000000">
          <w:rPr>
            <w:b w:val="1"/>
            <w:bCs w:val="1"/>
            <w:rtl w:val="0"/>
            <w:rPrChange w:author="Merlin Weiss" w:id="30" w:date="2026-09-04T12:50:53Z">
              <w:rPr/>
            </w:rPrChange>
          </w:rPr>
          <w:t xml:space="preserve">, 99, 928–949. </w:t>
        </w:r>
      </w:hyperlink>
      <w:r w:rsidDel="00000000" w:rsidR="00000000" w:rsidRPr="00000000">
        <w:rPr>
          <w:rtl w:val="0"/>
        </w:rPr>
      </w:r>
    </w:p>
    <w:p w:rsidR="00000000" w:rsidDel="00000000" w:rsidP="00000000" w:rsidRDefault="00000000" w:rsidRPr="00000000" w14:paraId="00000081">
      <w:pPr>
        <w:spacing w:after="0" w:line="240" w:lineRule="auto"/>
        <w:ind w:left="720"/>
        <w:rPr>
          <w:b w:val="1"/>
          <w:bCs w:val="1"/>
          <w:rPrChange w:author="Merlin Weiss" w:id="30" w:date="2026-09-04T12:50:53Z">
            <w:rPr/>
          </w:rPrChange>
        </w:rPr>
      </w:pPr>
      <w:hyperlink r:id="rId215">
        <w:r w:rsidDel="00000000" w:rsidR="00000000" w:rsidRPr="00000000">
          <w:rPr>
            <w:b w:val="1"/>
            <w:bCs w:val="1"/>
            <w:rtl w:val="0"/>
            <w:rPrChange w:author="Merlin Weiss" w:id="30" w:date="2026-09-04T12:50:53Z">
              <w:rPr/>
            </w:rPrChange>
          </w:rPr>
          <w:t xml:space="preserve">Chang, C. &amp; HilleRisLambers, J. (2016). Integrating succession and community assembly perspectives. </w:t>
        </w:r>
      </w:hyperlink>
      <w:r w:rsidDel="00000000" w:rsidR="00000000" w:rsidRPr="00000000">
        <w:rPr>
          <w:rtl w:val="0"/>
        </w:rPr>
      </w:r>
    </w:p>
    <w:p w:rsidR="00000000" w:rsidDel="00000000" w:rsidP="00000000" w:rsidRDefault="00000000" w:rsidRPr="00000000" w14:paraId="00000082">
      <w:pPr>
        <w:spacing w:after="0" w:line="240" w:lineRule="auto"/>
        <w:ind w:left="720"/>
        <w:rPr>
          <w:b w:val="1"/>
          <w:bCs w:val="1"/>
          <w:rPrChange w:author="Merlin Weiss" w:id="30" w:date="2026-09-04T12:50:53Z">
            <w:rPr/>
          </w:rPrChange>
        </w:rPr>
      </w:pPr>
      <w:hyperlink r:id="rId216">
        <w:r w:rsidDel="00000000" w:rsidR="00000000" w:rsidRPr="00000000">
          <w:rPr>
            <w:b w:val="1"/>
            <w:bCs w:val="1"/>
            <w:rtl w:val="0"/>
            <w:rPrChange w:author="Merlin Weiss" w:id="30" w:date="2026-09-04T12:50:53Z">
              <w:rPr/>
            </w:rPrChange>
          </w:rPr>
          <w:t xml:space="preserve">Chang, C.C. &amp; Turner, B.L. (2019). Ecological succession in a changing world. </w:t>
        </w:r>
      </w:hyperlink>
      <w:hyperlink r:id="rId217">
        <w:r w:rsidDel="00000000" w:rsidR="00000000" w:rsidRPr="00000000">
          <w:rPr>
            <w:b w:val="1"/>
            <w:bCs w:val="1"/>
            <w:rtl w:val="0"/>
            <w:rPrChange w:author="Merlin Weiss" w:id="30" w:date="2026-09-04T12:50:53Z">
              <w:rPr>
                <w:i w:val="1"/>
                <w:iCs w:val="1"/>
              </w:rPr>
            </w:rPrChange>
          </w:rPr>
          <w:t xml:space="preserve">Journal of Ecology</w:t>
        </w:r>
      </w:hyperlink>
      <w:hyperlink r:id="rId218">
        <w:r w:rsidDel="00000000" w:rsidR="00000000" w:rsidRPr="00000000">
          <w:rPr>
            <w:b w:val="1"/>
            <w:bCs w:val="1"/>
            <w:rtl w:val="0"/>
            <w:rPrChange w:author="Merlin Weiss" w:id="30" w:date="2026-09-04T12:50:53Z">
              <w:rPr/>
            </w:rPrChange>
          </w:rPr>
          <w:t xml:space="preserve">, 107, 503–509. </w:t>
        </w:r>
      </w:hyperlink>
      <w:r w:rsidDel="00000000" w:rsidR="00000000" w:rsidRPr="00000000">
        <w:rPr>
          <w:rtl w:val="0"/>
        </w:rPr>
      </w:r>
    </w:p>
    <w:p w:rsidR="00000000" w:rsidDel="00000000" w:rsidP="00000000" w:rsidRDefault="00000000" w:rsidRPr="00000000" w14:paraId="00000083">
      <w:pPr>
        <w:spacing w:after="0" w:line="240" w:lineRule="auto"/>
        <w:ind w:left="720"/>
        <w:rPr>
          <w:b w:val="1"/>
          <w:bCs w:val="1"/>
          <w:rPrChange w:author="Merlin Weiss" w:id="30" w:date="2026-09-04T12:50:53Z">
            <w:rPr/>
          </w:rPrChange>
        </w:rPr>
      </w:pPr>
      <w:hyperlink r:id="rId219">
        <w:r w:rsidDel="00000000" w:rsidR="00000000" w:rsidRPr="00000000">
          <w:rPr>
            <w:b w:val="1"/>
            <w:bCs w:val="1"/>
            <w:rtl w:val="0"/>
            <w:rPrChange w:author="Merlin Weiss" w:id="30" w:date="2026-09-04T12:50:53Z">
              <w:rPr/>
            </w:rPrChange>
          </w:rPr>
          <w:t xml:space="preserve">Chase, J.M. (2010). Stochastic Community Assembly Causes Higher Biodiversity in More Productive Environments. </w:t>
        </w:r>
      </w:hyperlink>
      <w:hyperlink r:id="rId220">
        <w:r w:rsidDel="00000000" w:rsidR="00000000" w:rsidRPr="00000000">
          <w:rPr>
            <w:b w:val="1"/>
            <w:bCs w:val="1"/>
            <w:rtl w:val="0"/>
            <w:rPrChange w:author="Merlin Weiss" w:id="30" w:date="2026-09-04T12:50:53Z">
              <w:rPr>
                <w:i w:val="1"/>
                <w:iCs w:val="1"/>
              </w:rPr>
            </w:rPrChange>
          </w:rPr>
          <w:t xml:space="preserve">Science</w:t>
        </w:r>
      </w:hyperlink>
      <w:hyperlink r:id="rId221">
        <w:r w:rsidDel="00000000" w:rsidR="00000000" w:rsidRPr="00000000">
          <w:rPr>
            <w:b w:val="1"/>
            <w:bCs w:val="1"/>
            <w:rtl w:val="0"/>
            <w:rPrChange w:author="Merlin Weiss" w:id="30" w:date="2026-09-04T12:50:53Z">
              <w:rPr/>
            </w:rPrChange>
          </w:rPr>
          <w:t xml:space="preserve">, 328, 1388–1391. </w:t>
        </w:r>
      </w:hyperlink>
      <w:r w:rsidDel="00000000" w:rsidR="00000000" w:rsidRPr="00000000">
        <w:rPr>
          <w:rtl w:val="0"/>
        </w:rPr>
      </w:r>
    </w:p>
    <w:p w:rsidR="00000000" w:rsidDel="00000000" w:rsidP="00000000" w:rsidRDefault="00000000" w:rsidRPr="00000000" w14:paraId="00000084">
      <w:pPr>
        <w:spacing w:after="0" w:line="240" w:lineRule="auto"/>
        <w:ind w:left="720"/>
        <w:rPr>
          <w:b w:val="1"/>
          <w:bCs w:val="1"/>
          <w:rPrChange w:author="Merlin Weiss" w:id="30" w:date="2026-09-04T12:50:53Z">
            <w:rPr/>
          </w:rPrChange>
        </w:rPr>
      </w:pPr>
      <w:hyperlink r:id="rId222">
        <w:r w:rsidDel="00000000" w:rsidR="00000000" w:rsidRPr="00000000">
          <w:rPr>
            <w:b w:val="1"/>
            <w:bCs w:val="1"/>
            <w:rtl w:val="0"/>
            <w:rPrChange w:author="Merlin Weiss" w:id="30" w:date="2026-09-04T12:50:53Z">
              <w:rPr/>
            </w:rPrChange>
          </w:rPr>
          <w:t xml:space="preserve">Chesson, P.L. (2000). Mechanisms of Maintenance of Species Diversity. </w:t>
        </w:r>
      </w:hyperlink>
      <w:hyperlink r:id="rId223">
        <w:r w:rsidDel="00000000" w:rsidR="00000000" w:rsidRPr="00000000">
          <w:rPr>
            <w:b w:val="1"/>
            <w:bCs w:val="1"/>
            <w:rtl w:val="0"/>
            <w:rPrChange w:author="Merlin Weiss" w:id="30" w:date="2026-09-04T12:50:53Z">
              <w:rPr>
                <w:i w:val="1"/>
                <w:iCs w:val="1"/>
              </w:rPr>
            </w:rPrChange>
          </w:rPr>
          <w:t xml:space="preserve">Annual Review of Ecology and Systematics</w:t>
        </w:r>
      </w:hyperlink>
      <w:hyperlink r:id="rId224">
        <w:r w:rsidDel="00000000" w:rsidR="00000000" w:rsidRPr="00000000">
          <w:rPr>
            <w:b w:val="1"/>
            <w:bCs w:val="1"/>
            <w:rtl w:val="0"/>
            <w:rPrChange w:author="Merlin Weiss" w:id="30" w:date="2026-09-04T12:50:53Z">
              <w:rPr/>
            </w:rPrChange>
          </w:rPr>
          <w:t xml:space="preserve">, 31, 343–366. </w:t>
        </w:r>
      </w:hyperlink>
      <w:r w:rsidDel="00000000" w:rsidR="00000000" w:rsidRPr="00000000">
        <w:rPr>
          <w:rtl w:val="0"/>
        </w:rPr>
      </w:r>
    </w:p>
    <w:p w:rsidR="00000000" w:rsidDel="00000000" w:rsidP="00000000" w:rsidRDefault="00000000" w:rsidRPr="00000000" w14:paraId="00000085">
      <w:pPr>
        <w:spacing w:after="0" w:line="240" w:lineRule="auto"/>
        <w:ind w:left="720"/>
        <w:rPr>
          <w:b w:val="1"/>
          <w:bCs w:val="1"/>
          <w:rPrChange w:author="Merlin Weiss" w:id="30" w:date="2026-09-04T12:50:53Z">
            <w:rPr/>
          </w:rPrChange>
        </w:rPr>
      </w:pPr>
      <w:hyperlink r:id="rId225">
        <w:r w:rsidDel="00000000" w:rsidR="00000000" w:rsidRPr="00000000">
          <w:rPr>
            <w:b w:val="1"/>
            <w:bCs w:val="1"/>
            <w:rtl w:val="0"/>
            <w:rPrChange w:author="Merlin Weiss" w:id="30" w:date="2026-09-04T12:50:53Z">
              <w:rPr/>
            </w:rPrChange>
          </w:rPr>
          <w:t xml:space="preserve">Christensen, N.L. (2014). An historical perspective on forest succession and its relevance to ecosystem restoration and conservation practice in North America. </w:t>
        </w:r>
      </w:hyperlink>
      <w:hyperlink r:id="rId226">
        <w:r w:rsidDel="00000000" w:rsidR="00000000" w:rsidRPr="00000000">
          <w:rPr>
            <w:b w:val="1"/>
            <w:bCs w:val="1"/>
            <w:rtl w:val="0"/>
            <w:rPrChange w:author="Merlin Weiss" w:id="30" w:date="2026-09-04T12:50:53Z">
              <w:rPr>
                <w:i w:val="1"/>
                <w:iCs w:val="1"/>
              </w:rPr>
            </w:rPrChange>
          </w:rPr>
          <w:t xml:space="preserve">Forest Ecology and Management</w:t>
        </w:r>
      </w:hyperlink>
      <w:hyperlink r:id="rId227">
        <w:r w:rsidDel="00000000" w:rsidR="00000000" w:rsidRPr="00000000">
          <w:rPr>
            <w:b w:val="1"/>
            <w:bCs w:val="1"/>
            <w:rtl w:val="0"/>
            <w:rPrChange w:author="Merlin Weiss" w:id="30" w:date="2026-09-04T12:50:53Z">
              <w:rPr/>
            </w:rPrChange>
          </w:rPr>
          <w:t xml:space="preserve">, 330, 312–322. </w:t>
        </w:r>
      </w:hyperlink>
      <w:r w:rsidDel="00000000" w:rsidR="00000000" w:rsidRPr="00000000">
        <w:rPr>
          <w:rtl w:val="0"/>
        </w:rPr>
      </w:r>
    </w:p>
    <w:p w:rsidR="00000000" w:rsidDel="00000000" w:rsidP="00000000" w:rsidRDefault="00000000" w:rsidRPr="00000000" w14:paraId="00000086">
      <w:pPr>
        <w:spacing w:after="0" w:line="240" w:lineRule="auto"/>
        <w:ind w:left="720"/>
        <w:rPr>
          <w:b w:val="1"/>
          <w:bCs w:val="1"/>
          <w:rPrChange w:author="Merlin Weiss" w:id="30" w:date="2026-09-04T12:50:53Z">
            <w:rPr/>
          </w:rPrChange>
        </w:rPr>
      </w:pPr>
      <w:hyperlink r:id="rId228">
        <w:r w:rsidDel="00000000" w:rsidR="00000000" w:rsidRPr="00000000">
          <w:rPr>
            <w:b w:val="1"/>
            <w:bCs w:val="1"/>
            <w:rtl w:val="0"/>
            <w:rPrChange w:author="Merlin Weiss" w:id="30" w:date="2026-09-04T12:50:53Z">
              <w:rPr/>
            </w:rPrChange>
          </w:rPr>
          <w:t xml:space="preserve">Clements, F.E. (1916). </w:t>
        </w:r>
      </w:hyperlink>
      <w:hyperlink r:id="rId229">
        <w:r w:rsidDel="00000000" w:rsidR="00000000" w:rsidRPr="00000000">
          <w:rPr>
            <w:b w:val="1"/>
            <w:bCs w:val="1"/>
            <w:rtl w:val="0"/>
            <w:rPrChange w:author="Merlin Weiss" w:id="30" w:date="2026-09-04T12:50:53Z">
              <w:rPr>
                <w:i w:val="1"/>
                <w:iCs w:val="1"/>
              </w:rPr>
            </w:rPrChange>
          </w:rPr>
          <w:t xml:space="preserve">Plant succession: an analysis of the development of vegetation</w:t>
        </w:r>
      </w:hyperlink>
      <w:hyperlink r:id="rId230">
        <w:r w:rsidDel="00000000" w:rsidR="00000000" w:rsidRPr="00000000">
          <w:rPr>
            <w:b w:val="1"/>
            <w:bCs w:val="1"/>
            <w:rtl w:val="0"/>
            <w:rPrChange w:author="Merlin Weiss" w:id="30" w:date="2026-09-04T12:50:53Z">
              <w:rPr/>
            </w:rPrChange>
          </w:rPr>
          <w:t xml:space="preserve">. Carnegie institution of Washington. </w:t>
        </w:r>
      </w:hyperlink>
      <w:r w:rsidDel="00000000" w:rsidR="00000000" w:rsidRPr="00000000">
        <w:rPr>
          <w:rtl w:val="0"/>
        </w:rPr>
      </w:r>
    </w:p>
    <w:p w:rsidR="00000000" w:rsidDel="00000000" w:rsidP="00000000" w:rsidRDefault="00000000" w:rsidRPr="00000000" w14:paraId="00000087">
      <w:pPr>
        <w:spacing w:after="0" w:line="240" w:lineRule="auto"/>
        <w:ind w:left="720"/>
        <w:rPr>
          <w:b w:val="1"/>
          <w:bCs w:val="1"/>
          <w:rPrChange w:author="Merlin Weiss" w:id="30" w:date="2026-09-04T12:50:53Z">
            <w:rPr/>
          </w:rPrChange>
        </w:rPr>
      </w:pPr>
      <w:hyperlink r:id="rId231">
        <w:r w:rsidDel="00000000" w:rsidR="00000000" w:rsidRPr="00000000">
          <w:rPr>
            <w:b w:val="1"/>
            <w:bCs w:val="1"/>
            <w:rtl w:val="0"/>
            <w:rPrChange w:author="Merlin Weiss" w:id="30" w:date="2026-09-04T12:50:53Z">
              <w:rPr/>
            </w:rPrChange>
          </w:rPr>
          <w:t xml:space="preserve">Connell, J.H. &amp; Slatyer, R.O. (1977). Mechanisms of Succession in Natural Communities and Their Role in Community Stability and Organization. </w:t>
        </w:r>
      </w:hyperlink>
      <w:hyperlink r:id="rId232">
        <w:r w:rsidDel="00000000" w:rsidR="00000000" w:rsidRPr="00000000">
          <w:rPr>
            <w:b w:val="1"/>
            <w:bCs w:val="1"/>
            <w:rtl w:val="0"/>
            <w:rPrChange w:author="Merlin Weiss" w:id="30" w:date="2026-09-04T12:50:53Z">
              <w:rPr>
                <w:i w:val="1"/>
                <w:iCs w:val="1"/>
              </w:rPr>
            </w:rPrChange>
          </w:rPr>
          <w:t xml:space="preserve">The American Naturalist</w:t>
        </w:r>
      </w:hyperlink>
      <w:hyperlink r:id="rId233">
        <w:r w:rsidDel="00000000" w:rsidR="00000000" w:rsidRPr="00000000">
          <w:rPr>
            <w:b w:val="1"/>
            <w:bCs w:val="1"/>
            <w:rtl w:val="0"/>
            <w:rPrChange w:author="Merlin Weiss" w:id="30" w:date="2026-09-04T12:50:53Z">
              <w:rPr/>
            </w:rPrChange>
          </w:rPr>
          <w:t xml:space="preserve">, 111, 1119–1144. </w:t>
        </w:r>
      </w:hyperlink>
      <w:r w:rsidDel="00000000" w:rsidR="00000000" w:rsidRPr="00000000">
        <w:rPr>
          <w:rtl w:val="0"/>
        </w:rPr>
      </w:r>
    </w:p>
    <w:p w:rsidR="00000000" w:rsidDel="00000000" w:rsidP="00000000" w:rsidRDefault="00000000" w:rsidRPr="00000000" w14:paraId="00000088">
      <w:pPr>
        <w:spacing w:after="0" w:line="240" w:lineRule="auto"/>
        <w:ind w:left="720"/>
        <w:rPr>
          <w:b w:val="1"/>
          <w:bCs w:val="1"/>
          <w:rPrChange w:author="Merlin Weiss" w:id="30" w:date="2026-09-04T12:50:53Z">
            <w:rPr/>
          </w:rPrChange>
        </w:rPr>
      </w:pPr>
      <w:hyperlink r:id="rId234">
        <w:r w:rsidDel="00000000" w:rsidR="00000000" w:rsidRPr="00000000">
          <w:rPr>
            <w:b w:val="1"/>
            <w:bCs w:val="1"/>
            <w:rtl w:val="0"/>
            <w:rPrChange w:author="Merlin Weiss" w:id="30" w:date="2026-09-04T12:50:53Z">
              <w:rPr/>
            </w:rPrChange>
          </w:rPr>
          <w:t xml:space="preserve">Cook-Patton, S.C., Leavitt, S.M., Gibbs, D., Harris, N.L., Lister, K., Anderson-Teixeira, K.J., </w:t>
        </w:r>
      </w:hyperlink>
      <w:hyperlink r:id="rId235">
        <w:r w:rsidDel="00000000" w:rsidR="00000000" w:rsidRPr="00000000">
          <w:rPr>
            <w:b w:val="1"/>
            <w:bCs w:val="1"/>
            <w:rtl w:val="0"/>
            <w:rPrChange w:author="Merlin Weiss" w:id="30" w:date="2026-09-04T12:50:53Z">
              <w:rPr>
                <w:i w:val="1"/>
                <w:iCs w:val="1"/>
              </w:rPr>
            </w:rPrChange>
          </w:rPr>
          <w:t xml:space="preserve">et al.</w:t>
        </w:r>
      </w:hyperlink>
      <w:hyperlink r:id="rId236">
        <w:r w:rsidDel="00000000" w:rsidR="00000000" w:rsidRPr="00000000">
          <w:rPr>
            <w:b w:val="1"/>
            <w:bCs w:val="1"/>
            <w:rtl w:val="0"/>
            <w:rPrChange w:author="Merlin Weiss" w:id="30" w:date="2026-09-04T12:50:53Z">
              <w:rPr/>
            </w:rPrChange>
          </w:rPr>
          <w:t xml:space="preserve"> (2020). Mapping carbon accumulation potential from global natural forest regrowth. </w:t>
        </w:r>
      </w:hyperlink>
      <w:hyperlink r:id="rId237">
        <w:r w:rsidDel="00000000" w:rsidR="00000000" w:rsidRPr="00000000">
          <w:rPr>
            <w:b w:val="1"/>
            <w:bCs w:val="1"/>
            <w:rtl w:val="0"/>
            <w:rPrChange w:author="Merlin Weiss" w:id="30" w:date="2026-09-04T12:50:53Z">
              <w:rPr>
                <w:i w:val="1"/>
                <w:iCs w:val="1"/>
              </w:rPr>
            </w:rPrChange>
          </w:rPr>
          <w:t xml:space="preserve">Nature</w:t>
        </w:r>
      </w:hyperlink>
      <w:hyperlink r:id="rId238">
        <w:r w:rsidDel="00000000" w:rsidR="00000000" w:rsidRPr="00000000">
          <w:rPr>
            <w:b w:val="1"/>
            <w:bCs w:val="1"/>
            <w:rtl w:val="0"/>
            <w:rPrChange w:author="Merlin Weiss" w:id="30" w:date="2026-09-04T12:50:53Z">
              <w:rPr/>
            </w:rPrChange>
          </w:rPr>
          <w:t xml:space="preserve">, 585, 545–550. </w:t>
        </w:r>
      </w:hyperlink>
      <w:r w:rsidDel="00000000" w:rsidR="00000000" w:rsidRPr="00000000">
        <w:rPr>
          <w:rtl w:val="0"/>
        </w:rPr>
      </w:r>
    </w:p>
    <w:p w:rsidR="00000000" w:rsidDel="00000000" w:rsidP="00000000" w:rsidRDefault="00000000" w:rsidRPr="00000000" w14:paraId="00000089">
      <w:pPr>
        <w:spacing w:after="0" w:line="240" w:lineRule="auto"/>
        <w:ind w:left="720"/>
        <w:rPr>
          <w:b w:val="1"/>
          <w:bCs w:val="1"/>
          <w:rPrChange w:author="Merlin Weiss" w:id="30" w:date="2026-09-04T12:50:53Z">
            <w:rPr/>
          </w:rPrChange>
        </w:rPr>
      </w:pPr>
      <w:hyperlink r:id="rId239">
        <w:r w:rsidDel="00000000" w:rsidR="00000000" w:rsidRPr="00000000">
          <w:rPr>
            <w:b w:val="1"/>
            <w:bCs w:val="1"/>
            <w:rtl w:val="0"/>
            <w:rPrChange w:author="Merlin Weiss" w:id="30" w:date="2026-09-04T12:50:53Z">
              <w:rPr/>
            </w:rPrChange>
          </w:rPr>
          <w:t xml:space="preserve">Cornwell, W.K. &amp; Ackerly, D.D. (2009). Community assembly and shifts in plant trait distributions across an environmental gradient in coastal California. </w:t>
        </w:r>
      </w:hyperlink>
      <w:hyperlink r:id="rId240">
        <w:r w:rsidDel="00000000" w:rsidR="00000000" w:rsidRPr="00000000">
          <w:rPr>
            <w:b w:val="1"/>
            <w:bCs w:val="1"/>
            <w:rtl w:val="0"/>
            <w:rPrChange w:author="Merlin Weiss" w:id="30" w:date="2026-09-04T12:50:53Z">
              <w:rPr>
                <w:i w:val="1"/>
                <w:iCs w:val="1"/>
              </w:rPr>
            </w:rPrChange>
          </w:rPr>
          <w:t xml:space="preserve">Ecological Monographs</w:t>
        </w:r>
      </w:hyperlink>
      <w:hyperlink r:id="rId241">
        <w:r w:rsidDel="00000000" w:rsidR="00000000" w:rsidRPr="00000000">
          <w:rPr>
            <w:b w:val="1"/>
            <w:bCs w:val="1"/>
            <w:rtl w:val="0"/>
            <w:rPrChange w:author="Merlin Weiss" w:id="30" w:date="2026-09-04T12:50:53Z">
              <w:rPr/>
            </w:rPrChange>
          </w:rPr>
          <w:t xml:space="preserve">, 79, 109–126. </w:t>
        </w:r>
      </w:hyperlink>
      <w:r w:rsidDel="00000000" w:rsidR="00000000" w:rsidRPr="00000000">
        <w:rPr>
          <w:rtl w:val="0"/>
        </w:rPr>
      </w:r>
    </w:p>
    <w:p w:rsidR="00000000" w:rsidDel="00000000" w:rsidP="00000000" w:rsidRDefault="00000000" w:rsidRPr="00000000" w14:paraId="0000008A">
      <w:pPr>
        <w:spacing w:after="0" w:line="240" w:lineRule="auto"/>
        <w:ind w:left="720"/>
        <w:rPr>
          <w:b w:val="1"/>
          <w:bCs w:val="1"/>
          <w:rPrChange w:author="Merlin Weiss" w:id="30" w:date="2026-09-04T12:50:53Z">
            <w:rPr/>
          </w:rPrChange>
        </w:rPr>
      </w:pPr>
      <w:hyperlink r:id="rId242">
        <w:r w:rsidDel="00000000" w:rsidR="00000000" w:rsidRPr="00000000">
          <w:rPr>
            <w:b w:val="1"/>
            <w:bCs w:val="1"/>
            <w:rtl w:val="0"/>
            <w:rPrChange w:author="Merlin Weiss" w:id="30" w:date="2026-09-04T12:50:53Z">
              <w:rPr/>
            </w:rPrChange>
          </w:rPr>
          <w:t xml:space="preserve">Craven, D., Hall, J.S., Berlyn, G.P., Ashton, M.S. &amp; van Breugel, M. (2015). Changing gears during succession: shifting functional strategies in young tropical secondary forests. </w:t>
        </w:r>
      </w:hyperlink>
      <w:hyperlink r:id="rId243">
        <w:r w:rsidDel="00000000" w:rsidR="00000000" w:rsidRPr="00000000">
          <w:rPr>
            <w:b w:val="1"/>
            <w:bCs w:val="1"/>
            <w:rtl w:val="0"/>
            <w:rPrChange w:author="Merlin Weiss" w:id="30" w:date="2026-09-04T12:50:53Z">
              <w:rPr>
                <w:i w:val="1"/>
                <w:iCs w:val="1"/>
              </w:rPr>
            </w:rPrChange>
          </w:rPr>
          <w:t xml:space="preserve">Oecologia</w:t>
        </w:r>
      </w:hyperlink>
      <w:hyperlink r:id="rId244">
        <w:r w:rsidDel="00000000" w:rsidR="00000000" w:rsidRPr="00000000">
          <w:rPr>
            <w:b w:val="1"/>
            <w:bCs w:val="1"/>
            <w:rtl w:val="0"/>
            <w:rPrChange w:author="Merlin Weiss" w:id="30" w:date="2026-09-04T12:50:53Z">
              <w:rPr/>
            </w:rPrChange>
          </w:rPr>
          <w:t xml:space="preserve">, 179, 293–305. </w:t>
        </w:r>
      </w:hyperlink>
      <w:r w:rsidDel="00000000" w:rsidR="00000000" w:rsidRPr="00000000">
        <w:rPr>
          <w:rtl w:val="0"/>
        </w:rPr>
      </w:r>
    </w:p>
    <w:p w:rsidR="00000000" w:rsidDel="00000000" w:rsidP="00000000" w:rsidRDefault="00000000" w:rsidRPr="00000000" w14:paraId="0000008B">
      <w:pPr>
        <w:spacing w:after="0" w:line="240" w:lineRule="auto"/>
        <w:ind w:left="720"/>
        <w:rPr>
          <w:b w:val="1"/>
          <w:bCs w:val="1"/>
          <w:rPrChange w:author="Merlin Weiss" w:id="30" w:date="2026-09-04T12:50:53Z">
            <w:rPr/>
          </w:rPrChange>
        </w:rPr>
      </w:pPr>
      <w:hyperlink r:id="rId245">
        <w:r w:rsidDel="00000000" w:rsidR="00000000" w:rsidRPr="00000000">
          <w:rPr>
            <w:b w:val="1"/>
            <w:bCs w:val="1"/>
            <w:rtl w:val="0"/>
            <w:rPrChange w:author="Merlin Weiss" w:id="30" w:date="2026-09-04T12:50:53Z">
              <w:rPr/>
            </w:rPrChange>
          </w:rPr>
          <w:t xml:space="preserve">Curtis, P.G., Slay, C.M., Harris, N.L., Tyukavina, A. &amp; Hansen, M.C. (2018). Classifying drivers of global forest loss. </w:t>
        </w:r>
      </w:hyperlink>
      <w:hyperlink r:id="rId246">
        <w:r w:rsidDel="00000000" w:rsidR="00000000" w:rsidRPr="00000000">
          <w:rPr>
            <w:b w:val="1"/>
            <w:bCs w:val="1"/>
            <w:rtl w:val="0"/>
            <w:rPrChange w:author="Merlin Weiss" w:id="30" w:date="2026-09-04T12:50:53Z">
              <w:rPr>
                <w:i w:val="1"/>
                <w:iCs w:val="1"/>
              </w:rPr>
            </w:rPrChange>
          </w:rPr>
          <w:t xml:space="preserve">Science</w:t>
        </w:r>
      </w:hyperlink>
      <w:hyperlink r:id="rId247">
        <w:r w:rsidDel="00000000" w:rsidR="00000000" w:rsidRPr="00000000">
          <w:rPr>
            <w:b w:val="1"/>
            <w:bCs w:val="1"/>
            <w:rtl w:val="0"/>
            <w:rPrChange w:author="Merlin Weiss" w:id="30" w:date="2026-09-04T12:50:53Z">
              <w:rPr/>
            </w:rPrChange>
          </w:rPr>
          <w:t xml:space="preserve">, 361, 1108–1111. </w:t>
        </w:r>
      </w:hyperlink>
      <w:r w:rsidDel="00000000" w:rsidR="00000000" w:rsidRPr="00000000">
        <w:rPr>
          <w:rtl w:val="0"/>
        </w:rPr>
      </w:r>
    </w:p>
    <w:p w:rsidR="00000000" w:rsidDel="00000000" w:rsidP="00000000" w:rsidRDefault="00000000" w:rsidRPr="00000000" w14:paraId="0000008C">
      <w:pPr>
        <w:spacing w:after="0" w:line="240" w:lineRule="auto"/>
        <w:ind w:left="720"/>
        <w:rPr>
          <w:b w:val="1"/>
          <w:bCs w:val="1"/>
          <w:rPrChange w:author="Merlin Weiss" w:id="30" w:date="2026-09-04T12:50:53Z">
            <w:rPr/>
          </w:rPrChange>
        </w:rPr>
      </w:pPr>
      <w:hyperlink r:id="rId248">
        <w:r w:rsidDel="00000000" w:rsidR="00000000" w:rsidRPr="00000000">
          <w:rPr>
            <w:b w:val="1"/>
            <w:bCs w:val="1"/>
            <w:rtl w:val="0"/>
            <w:rPrChange w:author="Merlin Weiss" w:id="30" w:date="2026-09-04T12:50:53Z">
              <w:rPr/>
            </w:rPrChange>
          </w:rPr>
          <w:t xml:space="preserve">Díaz, S., Kattge, J., Cornelissen, J.H.C., Wright, I.J., Lavorel, S., Dray, S., </w:t>
        </w:r>
      </w:hyperlink>
      <w:hyperlink r:id="rId249">
        <w:r w:rsidDel="00000000" w:rsidR="00000000" w:rsidRPr="00000000">
          <w:rPr>
            <w:b w:val="1"/>
            <w:bCs w:val="1"/>
            <w:rtl w:val="0"/>
            <w:rPrChange w:author="Merlin Weiss" w:id="30" w:date="2026-09-04T12:50:53Z">
              <w:rPr>
                <w:i w:val="1"/>
                <w:iCs w:val="1"/>
              </w:rPr>
            </w:rPrChange>
          </w:rPr>
          <w:t xml:space="preserve">et al.</w:t>
        </w:r>
      </w:hyperlink>
      <w:hyperlink r:id="rId250">
        <w:r w:rsidDel="00000000" w:rsidR="00000000" w:rsidRPr="00000000">
          <w:rPr>
            <w:b w:val="1"/>
            <w:bCs w:val="1"/>
            <w:rtl w:val="0"/>
            <w:rPrChange w:author="Merlin Weiss" w:id="30" w:date="2026-09-04T12:50:53Z">
              <w:rPr/>
            </w:rPrChange>
          </w:rPr>
          <w:t xml:space="preserve"> (2016). The global spectrum of plant form and function. </w:t>
        </w:r>
      </w:hyperlink>
      <w:hyperlink r:id="rId251">
        <w:r w:rsidDel="00000000" w:rsidR="00000000" w:rsidRPr="00000000">
          <w:rPr>
            <w:b w:val="1"/>
            <w:bCs w:val="1"/>
            <w:rtl w:val="0"/>
            <w:rPrChange w:author="Merlin Weiss" w:id="30" w:date="2026-09-04T12:50:53Z">
              <w:rPr>
                <w:i w:val="1"/>
                <w:iCs w:val="1"/>
              </w:rPr>
            </w:rPrChange>
          </w:rPr>
          <w:t xml:space="preserve">Nature</w:t>
        </w:r>
      </w:hyperlink>
      <w:hyperlink r:id="rId252">
        <w:r w:rsidDel="00000000" w:rsidR="00000000" w:rsidRPr="00000000">
          <w:rPr>
            <w:b w:val="1"/>
            <w:bCs w:val="1"/>
            <w:rtl w:val="0"/>
            <w:rPrChange w:author="Merlin Weiss" w:id="30" w:date="2026-09-04T12:50:53Z">
              <w:rPr/>
            </w:rPrChange>
          </w:rPr>
          <w:t xml:space="preserve">, 529, 167–171. </w:t>
        </w:r>
      </w:hyperlink>
      <w:r w:rsidDel="00000000" w:rsidR="00000000" w:rsidRPr="00000000">
        <w:rPr>
          <w:rtl w:val="0"/>
        </w:rPr>
      </w:r>
    </w:p>
    <w:p w:rsidR="00000000" w:rsidDel="00000000" w:rsidP="00000000" w:rsidRDefault="00000000" w:rsidRPr="00000000" w14:paraId="0000008D">
      <w:pPr>
        <w:spacing w:after="0" w:line="240" w:lineRule="auto"/>
        <w:ind w:left="720"/>
        <w:rPr>
          <w:b w:val="1"/>
          <w:bCs w:val="1"/>
          <w:rPrChange w:author="Merlin Weiss" w:id="30" w:date="2026-09-04T12:50:53Z">
            <w:rPr/>
          </w:rPrChange>
        </w:rPr>
      </w:pPr>
      <w:hyperlink r:id="rId253">
        <w:r w:rsidDel="00000000" w:rsidR="00000000" w:rsidRPr="00000000">
          <w:rPr>
            <w:b w:val="1"/>
            <w:bCs w:val="1"/>
            <w:rtl w:val="0"/>
            <w:rPrChange w:author="Merlin Weiss" w:id="30" w:date="2026-09-04T12:50:53Z">
              <w:rPr/>
            </w:rPrChange>
          </w:rPr>
          <w:t xml:space="preserve">Dobrowski, S.Z. (2011). A climatic basis for microrefugia: the influence of terrain on climate. </w:t>
        </w:r>
      </w:hyperlink>
      <w:hyperlink r:id="rId254">
        <w:r w:rsidDel="00000000" w:rsidR="00000000" w:rsidRPr="00000000">
          <w:rPr>
            <w:b w:val="1"/>
            <w:bCs w:val="1"/>
            <w:rtl w:val="0"/>
            <w:rPrChange w:author="Merlin Weiss" w:id="30" w:date="2026-09-04T12:50:53Z">
              <w:rPr>
                <w:i w:val="1"/>
                <w:iCs w:val="1"/>
              </w:rPr>
            </w:rPrChange>
          </w:rPr>
          <w:t xml:space="preserve">Global Change Biology</w:t>
        </w:r>
      </w:hyperlink>
      <w:hyperlink r:id="rId255">
        <w:r w:rsidDel="00000000" w:rsidR="00000000" w:rsidRPr="00000000">
          <w:rPr>
            <w:b w:val="1"/>
            <w:bCs w:val="1"/>
            <w:rtl w:val="0"/>
            <w:rPrChange w:author="Merlin Weiss" w:id="30" w:date="2026-09-04T12:50:53Z">
              <w:rPr/>
            </w:rPrChange>
          </w:rPr>
          <w:t xml:space="preserve">, 17, 1022–1035. </w:t>
        </w:r>
      </w:hyperlink>
      <w:r w:rsidDel="00000000" w:rsidR="00000000" w:rsidRPr="00000000">
        <w:rPr>
          <w:rtl w:val="0"/>
        </w:rPr>
      </w:r>
    </w:p>
    <w:p w:rsidR="00000000" w:rsidDel="00000000" w:rsidP="00000000" w:rsidRDefault="00000000" w:rsidRPr="00000000" w14:paraId="0000008E">
      <w:pPr>
        <w:spacing w:after="0" w:line="240" w:lineRule="auto"/>
        <w:ind w:left="720"/>
        <w:rPr>
          <w:b w:val="1"/>
          <w:bCs w:val="1"/>
          <w:rPrChange w:author="Merlin Weiss" w:id="30" w:date="2026-09-04T12:50:53Z">
            <w:rPr/>
          </w:rPrChange>
        </w:rPr>
      </w:pPr>
      <w:hyperlink r:id="rId256">
        <w:r w:rsidDel="00000000" w:rsidR="00000000" w:rsidRPr="00000000">
          <w:rPr>
            <w:b w:val="1"/>
            <w:bCs w:val="1"/>
            <w:rtl w:val="0"/>
            <w:rPrChange w:author="Merlin Weiss" w:id="30" w:date="2026-09-04T12:50:53Z">
              <w:rPr/>
            </w:rPrChange>
          </w:rPr>
          <w:t xml:space="preserve">Engler, R., Randin, C.F., Thuiller, W., Dullinger, S., Zimmermann, N.E., Araújo, M.B., </w:t>
        </w:r>
      </w:hyperlink>
      <w:hyperlink r:id="rId257">
        <w:r w:rsidDel="00000000" w:rsidR="00000000" w:rsidRPr="00000000">
          <w:rPr>
            <w:b w:val="1"/>
            <w:bCs w:val="1"/>
            <w:rtl w:val="0"/>
            <w:rPrChange w:author="Merlin Weiss" w:id="30" w:date="2026-09-04T12:50:53Z">
              <w:rPr>
                <w:i w:val="1"/>
                <w:iCs w:val="1"/>
              </w:rPr>
            </w:rPrChange>
          </w:rPr>
          <w:t xml:space="preserve">et al.</w:t>
        </w:r>
      </w:hyperlink>
      <w:hyperlink r:id="rId258">
        <w:r w:rsidDel="00000000" w:rsidR="00000000" w:rsidRPr="00000000">
          <w:rPr>
            <w:b w:val="1"/>
            <w:bCs w:val="1"/>
            <w:rtl w:val="0"/>
            <w:rPrChange w:author="Merlin Weiss" w:id="30" w:date="2026-09-04T12:50:53Z">
              <w:rPr/>
            </w:rPrChange>
          </w:rPr>
          <w:t xml:space="preserve"> (2011). 21st century climate change threatens mountain flora unequally across Europe. </w:t>
        </w:r>
      </w:hyperlink>
      <w:hyperlink r:id="rId259">
        <w:r w:rsidDel="00000000" w:rsidR="00000000" w:rsidRPr="00000000">
          <w:rPr>
            <w:b w:val="1"/>
            <w:bCs w:val="1"/>
            <w:rtl w:val="0"/>
            <w:rPrChange w:author="Merlin Weiss" w:id="30" w:date="2026-09-04T12:50:53Z">
              <w:rPr>
                <w:i w:val="1"/>
                <w:iCs w:val="1"/>
              </w:rPr>
            </w:rPrChange>
          </w:rPr>
          <w:t xml:space="preserve">Global Change Biology</w:t>
        </w:r>
      </w:hyperlink>
      <w:hyperlink r:id="rId260">
        <w:r w:rsidDel="00000000" w:rsidR="00000000" w:rsidRPr="00000000">
          <w:rPr>
            <w:b w:val="1"/>
            <w:bCs w:val="1"/>
            <w:rtl w:val="0"/>
            <w:rPrChange w:author="Merlin Weiss" w:id="30" w:date="2026-09-04T12:50:53Z">
              <w:rPr/>
            </w:rPrChange>
          </w:rPr>
          <w:t xml:space="preserve">, 17, 2330–2341. </w:t>
        </w:r>
      </w:hyperlink>
      <w:r w:rsidDel="00000000" w:rsidR="00000000" w:rsidRPr="00000000">
        <w:rPr>
          <w:rtl w:val="0"/>
        </w:rPr>
      </w:r>
    </w:p>
    <w:p w:rsidR="00000000" w:rsidDel="00000000" w:rsidP="00000000" w:rsidRDefault="00000000" w:rsidRPr="00000000" w14:paraId="0000008F">
      <w:pPr>
        <w:spacing w:after="0" w:line="240" w:lineRule="auto"/>
        <w:ind w:left="720"/>
        <w:rPr>
          <w:b w:val="1"/>
          <w:bCs w:val="1"/>
          <w:rPrChange w:author="Merlin Weiss" w:id="30" w:date="2026-09-04T12:50:53Z">
            <w:rPr/>
          </w:rPrChange>
        </w:rPr>
      </w:pPr>
      <w:hyperlink r:id="rId261">
        <w:r w:rsidDel="00000000" w:rsidR="00000000" w:rsidRPr="00000000">
          <w:rPr>
            <w:b w:val="1"/>
            <w:bCs w:val="1"/>
            <w:rtl w:val="0"/>
            <w:rPrChange w:author="Merlin Weiss" w:id="30" w:date="2026-09-04T12:50:53Z">
              <w:rPr/>
            </w:rPrChange>
          </w:rPr>
          <w:t xml:space="preserve">Friedman, J.H. (2001). Greedy function approximation: A gradient boosting machine. </w:t>
        </w:r>
      </w:hyperlink>
      <w:hyperlink r:id="rId262">
        <w:r w:rsidDel="00000000" w:rsidR="00000000" w:rsidRPr="00000000">
          <w:rPr>
            <w:b w:val="1"/>
            <w:bCs w:val="1"/>
            <w:rtl w:val="0"/>
            <w:rPrChange w:author="Merlin Weiss" w:id="30" w:date="2026-09-04T12:50:53Z">
              <w:rPr>
                <w:i w:val="1"/>
                <w:iCs w:val="1"/>
              </w:rPr>
            </w:rPrChange>
          </w:rPr>
          <w:t xml:space="preserve">The Annals of Statistics</w:t>
        </w:r>
      </w:hyperlink>
      <w:hyperlink r:id="rId263">
        <w:r w:rsidDel="00000000" w:rsidR="00000000" w:rsidRPr="00000000">
          <w:rPr>
            <w:b w:val="1"/>
            <w:bCs w:val="1"/>
            <w:rtl w:val="0"/>
            <w:rPrChange w:author="Merlin Weiss" w:id="30" w:date="2026-09-04T12:50:53Z">
              <w:rPr/>
            </w:rPrChange>
          </w:rPr>
          <w:t xml:space="preserve">, 29, 1189–1232. </w:t>
        </w:r>
      </w:hyperlink>
      <w:r w:rsidDel="00000000" w:rsidR="00000000" w:rsidRPr="00000000">
        <w:rPr>
          <w:rtl w:val="0"/>
        </w:rPr>
      </w:r>
    </w:p>
    <w:p w:rsidR="00000000" w:rsidDel="00000000" w:rsidP="00000000" w:rsidRDefault="00000000" w:rsidRPr="00000000" w14:paraId="00000090">
      <w:pPr>
        <w:spacing w:after="0" w:line="240" w:lineRule="auto"/>
        <w:ind w:left="720"/>
        <w:rPr>
          <w:b w:val="1"/>
          <w:bCs w:val="1"/>
          <w:rPrChange w:author="Merlin Weiss" w:id="30" w:date="2026-09-04T12:50:53Z">
            <w:rPr/>
          </w:rPrChange>
        </w:rPr>
      </w:pPr>
      <w:hyperlink r:id="rId264">
        <w:r w:rsidDel="00000000" w:rsidR="00000000" w:rsidRPr="00000000">
          <w:rPr>
            <w:b w:val="1"/>
            <w:bCs w:val="1"/>
            <w:rtl w:val="0"/>
            <w:rPrChange w:author="Merlin Weiss" w:id="30" w:date="2026-09-04T12:50:53Z">
              <w:rPr/>
            </w:rPrChange>
          </w:rPr>
          <w:t xml:space="preserve">Fukami, T. (2015). Historical contingency in community assembly: integrating niches, species pools, and priority effects. </w:t>
        </w:r>
      </w:hyperlink>
      <w:hyperlink r:id="rId265">
        <w:r w:rsidDel="00000000" w:rsidR="00000000" w:rsidRPr="00000000">
          <w:rPr>
            <w:b w:val="1"/>
            <w:bCs w:val="1"/>
            <w:rtl w:val="0"/>
            <w:rPrChange w:author="Merlin Weiss" w:id="30" w:date="2026-09-04T12:50:53Z">
              <w:rPr>
                <w:i w:val="1"/>
                <w:iCs w:val="1"/>
              </w:rPr>
            </w:rPrChange>
          </w:rPr>
          <w:t xml:space="preserve">Annual review of ecology, evolution, and systematics</w:t>
        </w:r>
      </w:hyperlink>
      <w:hyperlink r:id="rId266">
        <w:r w:rsidDel="00000000" w:rsidR="00000000" w:rsidRPr="00000000">
          <w:rPr>
            <w:b w:val="1"/>
            <w:bCs w:val="1"/>
            <w:rtl w:val="0"/>
            <w:rPrChange w:author="Merlin Weiss" w:id="30" w:date="2026-09-04T12:50:53Z">
              <w:rPr/>
            </w:rPrChange>
          </w:rPr>
          <w:t xml:space="preserve">, 46, 1–23. </w:t>
        </w:r>
      </w:hyperlink>
      <w:r w:rsidDel="00000000" w:rsidR="00000000" w:rsidRPr="00000000">
        <w:rPr>
          <w:rtl w:val="0"/>
        </w:rPr>
      </w:r>
    </w:p>
    <w:p w:rsidR="00000000" w:rsidDel="00000000" w:rsidP="00000000" w:rsidRDefault="00000000" w:rsidRPr="00000000" w14:paraId="00000091">
      <w:pPr>
        <w:spacing w:after="0" w:line="240" w:lineRule="auto"/>
        <w:ind w:left="720"/>
        <w:rPr>
          <w:b w:val="1"/>
          <w:bCs w:val="1"/>
          <w:rPrChange w:author="Merlin Weiss" w:id="30" w:date="2026-09-04T12:50:53Z">
            <w:rPr/>
          </w:rPrChange>
        </w:rPr>
      </w:pPr>
      <w:hyperlink r:id="rId267">
        <w:r w:rsidDel="00000000" w:rsidR="00000000" w:rsidRPr="00000000">
          <w:rPr>
            <w:b w:val="1"/>
            <w:bCs w:val="1"/>
            <w:rtl w:val="0"/>
            <w:rPrChange w:author="Merlin Weiss" w:id="30" w:date="2026-09-04T12:50:53Z">
              <w:rPr/>
            </w:rPrChange>
          </w:rPr>
          <w:t xml:space="preserve">Gray, A.N., Brandeis, T.J., Shaw, J.D., McWilliams, W.H. &amp; Miles, P. (2012). Forest Inventory and Analysis Database of the United States of America (FIA). </w:t>
        </w:r>
      </w:hyperlink>
      <w:hyperlink r:id="rId268">
        <w:r w:rsidDel="00000000" w:rsidR="00000000" w:rsidRPr="00000000">
          <w:rPr>
            <w:b w:val="1"/>
            <w:bCs w:val="1"/>
            <w:rtl w:val="0"/>
            <w:rPrChange w:author="Merlin Weiss" w:id="30" w:date="2026-09-04T12:50:53Z">
              <w:rPr>
                <w:i w:val="1"/>
                <w:iCs w:val="1"/>
              </w:rPr>
            </w:rPrChange>
          </w:rPr>
          <w:t xml:space="preserve">In: Dengler, J.; Oldeland, J.; Jansen, F.; Chytry, M.; Ewald, J., Finckh, M.; Glockler, F.; Lopez-Gonzalez, G.; Peet, R. K.; Schaminee, J .H. J., eds. Vegetation databases for the 21st century. Biodiversity and Ecology. 4: 225-231.</w:t>
        </w:r>
      </w:hyperlink>
      <w:hyperlink r:id="rId269">
        <w:r w:rsidDel="00000000" w:rsidR="00000000" w:rsidRPr="00000000">
          <w:rPr>
            <w:b w:val="1"/>
            <w:bCs w:val="1"/>
            <w:rtl w:val="0"/>
            <w:rPrChange w:author="Merlin Weiss" w:id="30" w:date="2026-09-04T12:50:53Z">
              <w:rPr/>
            </w:rPrChange>
          </w:rPr>
          <w:t xml:space="preserve">, 225–231. </w:t>
        </w:r>
      </w:hyperlink>
      <w:r w:rsidDel="00000000" w:rsidR="00000000" w:rsidRPr="00000000">
        <w:rPr>
          <w:rtl w:val="0"/>
        </w:rPr>
      </w:r>
    </w:p>
    <w:p w:rsidR="00000000" w:rsidDel="00000000" w:rsidP="00000000" w:rsidRDefault="00000000" w:rsidRPr="00000000" w14:paraId="00000092">
      <w:pPr>
        <w:spacing w:after="0" w:line="240" w:lineRule="auto"/>
        <w:ind w:left="720"/>
        <w:rPr>
          <w:b w:val="1"/>
          <w:bCs w:val="1"/>
          <w:rPrChange w:author="Merlin Weiss" w:id="30" w:date="2026-09-04T12:50:53Z">
            <w:rPr/>
          </w:rPrChange>
        </w:rPr>
      </w:pPr>
      <w:hyperlink r:id="rId270">
        <w:r w:rsidDel="00000000" w:rsidR="00000000" w:rsidRPr="00000000">
          <w:rPr>
            <w:b w:val="1"/>
            <w:bCs w:val="1"/>
            <w:rtl w:val="0"/>
            <w:rPrChange w:author="Merlin Weiss" w:id="30" w:date="2026-09-04T12:50:53Z">
              <w:rPr/>
            </w:rPrChange>
          </w:rPr>
          <w:t xml:space="preserve">Greenwell, B. (2024). fastshap: Fast Approximate Shapley Values. </w:t>
        </w:r>
      </w:hyperlink>
      <w:r w:rsidDel="00000000" w:rsidR="00000000" w:rsidRPr="00000000">
        <w:rPr>
          <w:rtl w:val="0"/>
        </w:rPr>
      </w:r>
    </w:p>
    <w:p w:rsidR="00000000" w:rsidDel="00000000" w:rsidP="00000000" w:rsidRDefault="00000000" w:rsidRPr="00000000" w14:paraId="00000093">
      <w:pPr>
        <w:spacing w:after="0" w:line="240" w:lineRule="auto"/>
        <w:ind w:left="720"/>
        <w:rPr>
          <w:b w:val="1"/>
          <w:bCs w:val="1"/>
          <w:rPrChange w:author="Merlin Weiss" w:id="30" w:date="2026-09-04T12:50:53Z">
            <w:rPr/>
          </w:rPrChange>
        </w:rPr>
      </w:pPr>
      <w:hyperlink r:id="rId271">
        <w:r w:rsidDel="00000000" w:rsidR="00000000" w:rsidRPr="00000000">
          <w:rPr>
            <w:b w:val="1"/>
            <w:bCs w:val="1"/>
            <w:rtl w:val="0"/>
            <w:rPrChange w:author="Merlin Weiss" w:id="30" w:date="2026-09-04T12:50:53Z">
              <w:rPr/>
            </w:rPrChange>
          </w:rPr>
          <w:t xml:space="preserve">Grime, J.P. (1977). Evidence for the Existence of Three Primary Strategies in Plants and Its Relevance to Ecological and Evolutionary Theory. </w:t>
        </w:r>
      </w:hyperlink>
      <w:hyperlink r:id="rId272">
        <w:r w:rsidDel="00000000" w:rsidR="00000000" w:rsidRPr="00000000">
          <w:rPr>
            <w:b w:val="1"/>
            <w:bCs w:val="1"/>
            <w:rtl w:val="0"/>
            <w:rPrChange w:author="Merlin Weiss" w:id="30" w:date="2026-09-04T12:50:53Z">
              <w:rPr>
                <w:i w:val="1"/>
                <w:iCs w:val="1"/>
              </w:rPr>
            </w:rPrChange>
          </w:rPr>
          <w:t xml:space="preserve">The American Naturalist</w:t>
        </w:r>
      </w:hyperlink>
      <w:hyperlink r:id="rId273">
        <w:r w:rsidDel="00000000" w:rsidR="00000000" w:rsidRPr="00000000">
          <w:rPr>
            <w:b w:val="1"/>
            <w:bCs w:val="1"/>
            <w:rtl w:val="0"/>
            <w:rPrChange w:author="Merlin Weiss" w:id="30" w:date="2026-09-04T12:50:53Z">
              <w:rPr/>
            </w:rPrChange>
          </w:rPr>
          <w:t xml:space="preserve">, 111, 1169–1194. </w:t>
        </w:r>
      </w:hyperlink>
      <w:r w:rsidDel="00000000" w:rsidR="00000000" w:rsidRPr="00000000">
        <w:rPr>
          <w:rtl w:val="0"/>
        </w:rPr>
      </w:r>
    </w:p>
    <w:p w:rsidR="00000000" w:rsidDel="00000000" w:rsidP="00000000" w:rsidRDefault="00000000" w:rsidRPr="00000000" w14:paraId="00000094">
      <w:pPr>
        <w:spacing w:after="0" w:line="240" w:lineRule="auto"/>
        <w:ind w:left="720"/>
        <w:rPr>
          <w:b w:val="1"/>
          <w:bCs w:val="1"/>
          <w:rPrChange w:author="Merlin Weiss" w:id="30" w:date="2026-09-04T12:50:53Z">
            <w:rPr/>
          </w:rPrChange>
        </w:rPr>
      </w:pPr>
      <w:hyperlink r:id="rId274">
        <w:r w:rsidDel="00000000" w:rsidR="00000000" w:rsidRPr="00000000">
          <w:rPr>
            <w:b w:val="1"/>
            <w:bCs w:val="1"/>
            <w:rtl w:val="0"/>
            <w:rPrChange w:author="Merlin Weiss" w:id="30" w:date="2026-09-04T12:50:53Z">
              <w:rPr/>
            </w:rPrChange>
          </w:rPr>
          <w:t xml:space="preserve">Grime, J.P. (1988). The C-S-R model of primary plant strategies - origins , implications and tests. </w:t>
        </w:r>
      </w:hyperlink>
      <w:r w:rsidDel="00000000" w:rsidR="00000000" w:rsidRPr="00000000">
        <w:rPr>
          <w:rtl w:val="0"/>
        </w:rPr>
      </w:r>
    </w:p>
    <w:p w:rsidR="00000000" w:rsidDel="00000000" w:rsidP="00000000" w:rsidRDefault="00000000" w:rsidRPr="00000000" w14:paraId="00000095">
      <w:pPr>
        <w:spacing w:after="0" w:line="240" w:lineRule="auto"/>
        <w:ind w:left="720"/>
        <w:rPr>
          <w:b w:val="1"/>
          <w:bCs w:val="1"/>
          <w:rPrChange w:author="Merlin Weiss" w:id="30" w:date="2026-09-04T12:50:53Z">
            <w:rPr/>
          </w:rPrChange>
        </w:rPr>
      </w:pPr>
      <w:hyperlink r:id="rId275">
        <w:r w:rsidDel="00000000" w:rsidR="00000000" w:rsidRPr="00000000">
          <w:rPr>
            <w:b w:val="1"/>
            <w:bCs w:val="1"/>
            <w:rtl w:val="0"/>
            <w:rPrChange w:author="Merlin Weiss" w:id="30" w:date="2026-09-04T12:50:53Z">
              <w:rPr/>
            </w:rPrChange>
          </w:rPr>
          <w:t xml:space="preserve">Haeussler, S., Kabzems, R., McClarnon, J. &amp; Bedford, L. (2021). Successional change, restoration success, and resilience in boreal mixedwood vegetation communities over three decades. </w:t>
        </w:r>
      </w:hyperlink>
      <w:hyperlink r:id="rId276">
        <w:r w:rsidDel="00000000" w:rsidR="00000000" w:rsidRPr="00000000">
          <w:rPr>
            <w:b w:val="1"/>
            <w:bCs w:val="1"/>
            <w:rtl w:val="0"/>
            <w:rPrChange w:author="Merlin Weiss" w:id="30" w:date="2026-09-04T12:50:53Z">
              <w:rPr>
                <w:i w:val="1"/>
                <w:iCs w:val="1"/>
              </w:rPr>
            </w:rPrChange>
          </w:rPr>
          <w:t xml:space="preserve">Canadian Journal of Forest Research</w:t>
        </w:r>
      </w:hyperlink>
      <w:hyperlink r:id="rId277">
        <w:r w:rsidDel="00000000" w:rsidR="00000000" w:rsidRPr="00000000">
          <w:rPr>
            <w:b w:val="1"/>
            <w:bCs w:val="1"/>
            <w:rtl w:val="0"/>
            <w:rPrChange w:author="Merlin Weiss" w:id="30" w:date="2026-09-04T12:50:53Z">
              <w:rPr/>
            </w:rPrChange>
          </w:rPr>
          <w:t xml:space="preserve">, 51, 766–780. </w:t>
        </w:r>
      </w:hyperlink>
      <w:r w:rsidDel="00000000" w:rsidR="00000000" w:rsidRPr="00000000">
        <w:rPr>
          <w:rtl w:val="0"/>
        </w:rPr>
      </w:r>
    </w:p>
    <w:p w:rsidR="00000000" w:rsidDel="00000000" w:rsidP="00000000" w:rsidRDefault="00000000" w:rsidRPr="00000000" w14:paraId="00000096">
      <w:pPr>
        <w:spacing w:after="0" w:line="240" w:lineRule="auto"/>
        <w:ind w:left="720"/>
        <w:rPr>
          <w:b w:val="1"/>
          <w:bCs w:val="1"/>
          <w:rPrChange w:author="Merlin Weiss" w:id="30" w:date="2026-09-04T12:50:53Z">
            <w:rPr/>
          </w:rPrChange>
        </w:rPr>
      </w:pPr>
      <w:hyperlink r:id="rId278">
        <w:r w:rsidDel="00000000" w:rsidR="00000000" w:rsidRPr="00000000">
          <w:rPr>
            <w:b w:val="1"/>
            <w:bCs w:val="1"/>
            <w:rtl w:val="0"/>
            <w:rPrChange w:author="Merlin Weiss" w:id="30" w:date="2026-09-04T12:50:53Z">
              <w:rPr/>
            </w:rPrChange>
          </w:rPr>
          <w:t xml:space="preserve">Hengl, T., Jesus, J.M. de, Heuvelink, G.B.M., Gonzalez, M.R., Kilibarda, M., Blagotić, A., </w:t>
        </w:r>
      </w:hyperlink>
      <w:hyperlink r:id="rId279">
        <w:r w:rsidDel="00000000" w:rsidR="00000000" w:rsidRPr="00000000">
          <w:rPr>
            <w:b w:val="1"/>
            <w:bCs w:val="1"/>
            <w:rtl w:val="0"/>
            <w:rPrChange w:author="Merlin Weiss" w:id="30" w:date="2026-09-04T12:50:53Z">
              <w:rPr>
                <w:i w:val="1"/>
                <w:iCs w:val="1"/>
              </w:rPr>
            </w:rPrChange>
          </w:rPr>
          <w:t xml:space="preserve">et al.</w:t>
        </w:r>
      </w:hyperlink>
      <w:hyperlink r:id="rId280">
        <w:r w:rsidDel="00000000" w:rsidR="00000000" w:rsidRPr="00000000">
          <w:rPr>
            <w:b w:val="1"/>
            <w:bCs w:val="1"/>
            <w:rtl w:val="0"/>
            <w:rPrChange w:author="Merlin Weiss" w:id="30" w:date="2026-09-04T12:50:53Z">
              <w:rPr/>
            </w:rPrChange>
          </w:rPr>
          <w:t xml:space="preserve"> (2017). SoilGrids250m: Global gridded soil information based on machine learning. </w:t>
        </w:r>
      </w:hyperlink>
      <w:hyperlink r:id="rId281">
        <w:r w:rsidDel="00000000" w:rsidR="00000000" w:rsidRPr="00000000">
          <w:rPr>
            <w:b w:val="1"/>
            <w:bCs w:val="1"/>
            <w:rtl w:val="0"/>
            <w:rPrChange w:author="Merlin Weiss" w:id="30" w:date="2026-09-04T12:50:53Z">
              <w:rPr>
                <w:i w:val="1"/>
                <w:iCs w:val="1"/>
              </w:rPr>
            </w:rPrChange>
          </w:rPr>
          <w:t xml:space="preserve">PLOS ONE</w:t>
        </w:r>
      </w:hyperlink>
      <w:hyperlink r:id="rId282">
        <w:r w:rsidDel="00000000" w:rsidR="00000000" w:rsidRPr="00000000">
          <w:rPr>
            <w:b w:val="1"/>
            <w:bCs w:val="1"/>
            <w:rtl w:val="0"/>
            <w:rPrChange w:author="Merlin Weiss" w:id="30" w:date="2026-09-04T12:50:53Z">
              <w:rPr/>
            </w:rPrChange>
          </w:rPr>
          <w:t xml:space="preserve">, 12, e0169748. </w:t>
        </w:r>
      </w:hyperlink>
      <w:r w:rsidDel="00000000" w:rsidR="00000000" w:rsidRPr="00000000">
        <w:rPr>
          <w:rtl w:val="0"/>
        </w:rPr>
      </w:r>
    </w:p>
    <w:p w:rsidR="00000000" w:rsidDel="00000000" w:rsidP="00000000" w:rsidRDefault="00000000" w:rsidRPr="00000000" w14:paraId="00000097">
      <w:pPr>
        <w:spacing w:after="0" w:line="240" w:lineRule="auto"/>
        <w:ind w:left="720"/>
        <w:rPr>
          <w:b w:val="1"/>
          <w:bCs w:val="1"/>
          <w:rPrChange w:author="Merlin Weiss" w:id="30" w:date="2026-09-04T12:50:53Z">
            <w:rPr/>
          </w:rPrChange>
        </w:rPr>
      </w:pPr>
      <w:hyperlink r:id="rId283">
        <w:r w:rsidDel="00000000" w:rsidR="00000000" w:rsidRPr="00000000">
          <w:rPr>
            <w:b w:val="1"/>
            <w:bCs w:val="1"/>
            <w:rtl w:val="0"/>
            <w:rPrChange w:author="Merlin Weiss" w:id="30" w:date="2026-09-04T12:50:53Z">
              <w:rPr/>
            </w:rPrChange>
          </w:rPr>
          <w:t xml:space="preserve">HilleRisLambers, J., Adler, P.B., Harpole, W.S., Levine, J.M. &amp; Mayfield, M.M. (2012). Rethinking community assembly through the lens of coexistence theory. </w:t>
        </w:r>
      </w:hyperlink>
      <w:hyperlink r:id="rId284">
        <w:r w:rsidDel="00000000" w:rsidR="00000000" w:rsidRPr="00000000">
          <w:rPr>
            <w:b w:val="1"/>
            <w:bCs w:val="1"/>
            <w:rtl w:val="0"/>
            <w:rPrChange w:author="Merlin Weiss" w:id="30" w:date="2026-09-04T12:50:53Z">
              <w:rPr>
                <w:i w:val="1"/>
                <w:iCs w:val="1"/>
              </w:rPr>
            </w:rPrChange>
          </w:rPr>
          <w:t xml:space="preserve">Annual Review of Ecology, Evolution and Systematics</w:t>
        </w:r>
      </w:hyperlink>
      <w:hyperlink r:id="rId285">
        <w:r w:rsidDel="00000000" w:rsidR="00000000" w:rsidRPr="00000000">
          <w:rPr>
            <w:b w:val="1"/>
            <w:bCs w:val="1"/>
            <w:rtl w:val="0"/>
            <w:rPrChange w:author="Merlin Weiss" w:id="30" w:date="2026-09-04T12:50:53Z">
              <w:rPr/>
            </w:rPrChange>
          </w:rPr>
          <w:t xml:space="preserve">, 43, 2012. </w:t>
        </w:r>
      </w:hyperlink>
      <w:r w:rsidDel="00000000" w:rsidR="00000000" w:rsidRPr="00000000">
        <w:rPr>
          <w:rtl w:val="0"/>
        </w:rPr>
      </w:r>
    </w:p>
    <w:p w:rsidR="00000000" w:rsidDel="00000000" w:rsidP="00000000" w:rsidRDefault="00000000" w:rsidRPr="00000000" w14:paraId="00000098">
      <w:pPr>
        <w:spacing w:after="0" w:line="240" w:lineRule="auto"/>
        <w:ind w:left="720"/>
        <w:rPr>
          <w:b w:val="1"/>
          <w:bCs w:val="1"/>
          <w:rPrChange w:author="Merlin Weiss" w:id="30" w:date="2026-09-04T12:50:53Z">
            <w:rPr/>
          </w:rPrChange>
        </w:rPr>
      </w:pPr>
      <w:hyperlink r:id="rId286">
        <w:r w:rsidDel="00000000" w:rsidR="00000000" w:rsidRPr="00000000">
          <w:rPr>
            <w:b w:val="1"/>
            <w:bCs w:val="1"/>
            <w:rtl w:val="0"/>
            <w:rPrChange w:author="Merlin Weiss" w:id="30" w:date="2026-09-04T12:50:53Z">
              <w:rPr/>
            </w:rPrChange>
          </w:rPr>
          <w:t xml:space="preserve">van den Hoogen, J., Geisen, S., Routh, D., Ferris, H., Traunspurger, W., Wardle, D.A., </w:t>
        </w:r>
      </w:hyperlink>
      <w:hyperlink r:id="rId287">
        <w:r w:rsidDel="00000000" w:rsidR="00000000" w:rsidRPr="00000000">
          <w:rPr>
            <w:b w:val="1"/>
            <w:bCs w:val="1"/>
            <w:rtl w:val="0"/>
            <w:rPrChange w:author="Merlin Weiss" w:id="30" w:date="2026-09-04T12:50:53Z">
              <w:rPr>
                <w:i w:val="1"/>
                <w:iCs w:val="1"/>
              </w:rPr>
            </w:rPrChange>
          </w:rPr>
          <w:t xml:space="preserve">et al.</w:t>
        </w:r>
      </w:hyperlink>
      <w:hyperlink r:id="rId288">
        <w:r w:rsidDel="00000000" w:rsidR="00000000" w:rsidRPr="00000000">
          <w:rPr>
            <w:b w:val="1"/>
            <w:bCs w:val="1"/>
            <w:rtl w:val="0"/>
            <w:rPrChange w:author="Merlin Weiss" w:id="30" w:date="2026-09-04T12:50:53Z">
              <w:rPr/>
            </w:rPrChange>
          </w:rPr>
          <w:t xml:space="preserve"> (2019). Soil nematode abundance and functional group composition at a global scale. </w:t>
        </w:r>
      </w:hyperlink>
      <w:hyperlink r:id="rId289">
        <w:r w:rsidDel="00000000" w:rsidR="00000000" w:rsidRPr="00000000">
          <w:rPr>
            <w:b w:val="1"/>
            <w:bCs w:val="1"/>
            <w:rtl w:val="0"/>
            <w:rPrChange w:author="Merlin Weiss" w:id="30" w:date="2026-09-04T12:50:53Z">
              <w:rPr>
                <w:i w:val="1"/>
                <w:iCs w:val="1"/>
              </w:rPr>
            </w:rPrChange>
          </w:rPr>
          <w:t xml:space="preserve">Nature</w:t>
        </w:r>
      </w:hyperlink>
      <w:hyperlink r:id="rId290">
        <w:r w:rsidDel="00000000" w:rsidR="00000000" w:rsidRPr="00000000">
          <w:rPr>
            <w:b w:val="1"/>
            <w:bCs w:val="1"/>
            <w:rtl w:val="0"/>
            <w:rPrChange w:author="Merlin Weiss" w:id="30" w:date="2026-09-04T12:50:53Z">
              <w:rPr/>
            </w:rPrChange>
          </w:rPr>
          <w:t xml:space="preserve">, 572, 194–198. </w:t>
        </w:r>
      </w:hyperlink>
      <w:r w:rsidDel="00000000" w:rsidR="00000000" w:rsidRPr="00000000">
        <w:rPr>
          <w:rtl w:val="0"/>
        </w:rPr>
      </w:r>
    </w:p>
    <w:p w:rsidR="00000000" w:rsidDel="00000000" w:rsidP="00000000" w:rsidRDefault="00000000" w:rsidRPr="00000000" w14:paraId="00000099">
      <w:pPr>
        <w:spacing w:after="0" w:line="240" w:lineRule="auto"/>
        <w:ind w:left="720"/>
        <w:rPr>
          <w:b w:val="1"/>
          <w:bCs w:val="1"/>
          <w:rPrChange w:author="Merlin Weiss" w:id="30" w:date="2026-09-04T12:50:53Z">
            <w:rPr/>
          </w:rPrChange>
        </w:rPr>
      </w:pPr>
      <w:hyperlink r:id="rId291">
        <w:r w:rsidDel="00000000" w:rsidR="00000000" w:rsidRPr="00000000">
          <w:rPr>
            <w:b w:val="1"/>
            <w:bCs w:val="1"/>
            <w:rtl w:val="0"/>
            <w:rPrChange w:author="Merlin Weiss" w:id="30" w:date="2026-09-04T12:50:53Z">
              <w:rPr/>
            </w:rPrChange>
          </w:rPr>
          <w:t xml:space="preserve">Jin, Y. &amp; Qian, H. (2019). V.PhyloMaker: an R package that can generate very large phylogenies for vascular plants. </w:t>
        </w:r>
      </w:hyperlink>
      <w:hyperlink r:id="rId292">
        <w:r w:rsidDel="00000000" w:rsidR="00000000" w:rsidRPr="00000000">
          <w:rPr>
            <w:b w:val="1"/>
            <w:bCs w:val="1"/>
            <w:rtl w:val="0"/>
            <w:rPrChange w:author="Merlin Weiss" w:id="30" w:date="2026-09-04T12:50:53Z">
              <w:rPr>
                <w:i w:val="1"/>
                <w:iCs w:val="1"/>
              </w:rPr>
            </w:rPrChange>
          </w:rPr>
          <w:t xml:space="preserve">Ecography</w:t>
        </w:r>
      </w:hyperlink>
      <w:hyperlink r:id="rId293">
        <w:r w:rsidDel="00000000" w:rsidR="00000000" w:rsidRPr="00000000">
          <w:rPr>
            <w:b w:val="1"/>
            <w:bCs w:val="1"/>
            <w:rtl w:val="0"/>
            <w:rPrChange w:author="Merlin Weiss" w:id="30" w:date="2026-09-04T12:50:53Z">
              <w:rPr/>
            </w:rPrChange>
          </w:rPr>
          <w:t xml:space="preserve">, 42, 1353–1359. </w:t>
        </w:r>
      </w:hyperlink>
      <w:r w:rsidDel="00000000" w:rsidR="00000000" w:rsidRPr="00000000">
        <w:rPr>
          <w:rtl w:val="0"/>
        </w:rPr>
      </w:r>
    </w:p>
    <w:p w:rsidR="00000000" w:rsidDel="00000000" w:rsidP="00000000" w:rsidRDefault="00000000" w:rsidRPr="00000000" w14:paraId="0000009A">
      <w:pPr>
        <w:spacing w:after="0" w:line="240" w:lineRule="auto"/>
        <w:ind w:left="720"/>
        <w:rPr>
          <w:b w:val="1"/>
          <w:bCs w:val="1"/>
          <w:rPrChange w:author="Merlin Weiss" w:id="30" w:date="2026-09-04T12:50:53Z">
            <w:rPr/>
          </w:rPrChange>
        </w:rPr>
      </w:pPr>
      <w:hyperlink r:id="rId294">
        <w:r w:rsidDel="00000000" w:rsidR="00000000" w:rsidRPr="00000000">
          <w:rPr>
            <w:b w:val="1"/>
            <w:bCs w:val="1"/>
            <w:rtl w:val="0"/>
            <w:rPrChange w:author="Merlin Weiss" w:id="30" w:date="2026-09-04T12:50:53Z">
              <w:rPr/>
            </w:rPrChange>
          </w:rPr>
          <w:t xml:space="preserve">Karger, D.N., Conrad, O., Böhner, J., Kawohl, T., Kreft, H., Soria-Auza, R.W., </w:t>
        </w:r>
      </w:hyperlink>
      <w:hyperlink r:id="rId295">
        <w:r w:rsidDel="00000000" w:rsidR="00000000" w:rsidRPr="00000000">
          <w:rPr>
            <w:b w:val="1"/>
            <w:bCs w:val="1"/>
            <w:rtl w:val="0"/>
            <w:rPrChange w:author="Merlin Weiss" w:id="30" w:date="2026-09-04T12:50:53Z">
              <w:rPr>
                <w:i w:val="1"/>
                <w:iCs w:val="1"/>
              </w:rPr>
            </w:rPrChange>
          </w:rPr>
          <w:t xml:space="preserve">et al.</w:t>
        </w:r>
      </w:hyperlink>
      <w:hyperlink r:id="rId296">
        <w:r w:rsidDel="00000000" w:rsidR="00000000" w:rsidRPr="00000000">
          <w:rPr>
            <w:b w:val="1"/>
            <w:bCs w:val="1"/>
            <w:rtl w:val="0"/>
            <w:rPrChange w:author="Merlin Weiss" w:id="30" w:date="2026-09-04T12:50:53Z">
              <w:rPr/>
            </w:rPrChange>
          </w:rPr>
          <w:t xml:space="preserve"> (2017). Climatologies at high resolution for the earth’s land surface areas. </w:t>
        </w:r>
      </w:hyperlink>
      <w:hyperlink r:id="rId297">
        <w:r w:rsidDel="00000000" w:rsidR="00000000" w:rsidRPr="00000000">
          <w:rPr>
            <w:b w:val="1"/>
            <w:bCs w:val="1"/>
            <w:rtl w:val="0"/>
            <w:rPrChange w:author="Merlin Weiss" w:id="30" w:date="2026-09-04T12:50:53Z">
              <w:rPr>
                <w:i w:val="1"/>
                <w:iCs w:val="1"/>
              </w:rPr>
            </w:rPrChange>
          </w:rPr>
          <w:t xml:space="preserve">Sci Data</w:t>
        </w:r>
      </w:hyperlink>
      <w:hyperlink r:id="rId298">
        <w:r w:rsidDel="00000000" w:rsidR="00000000" w:rsidRPr="00000000">
          <w:rPr>
            <w:b w:val="1"/>
            <w:bCs w:val="1"/>
            <w:rtl w:val="0"/>
            <w:rPrChange w:author="Merlin Weiss" w:id="30" w:date="2026-09-04T12:50:53Z">
              <w:rPr/>
            </w:rPrChange>
          </w:rPr>
          <w:t xml:space="preserve">, 4, 170122. </w:t>
        </w:r>
      </w:hyperlink>
      <w:r w:rsidDel="00000000" w:rsidR="00000000" w:rsidRPr="00000000">
        <w:rPr>
          <w:rtl w:val="0"/>
        </w:rPr>
      </w:r>
    </w:p>
    <w:p w:rsidR="00000000" w:rsidDel="00000000" w:rsidP="00000000" w:rsidRDefault="00000000" w:rsidRPr="00000000" w14:paraId="0000009B">
      <w:pPr>
        <w:spacing w:after="0" w:line="240" w:lineRule="auto"/>
        <w:ind w:left="720"/>
        <w:rPr>
          <w:b w:val="1"/>
          <w:bCs w:val="1"/>
          <w:rPrChange w:author="Merlin Weiss" w:id="30" w:date="2026-09-04T12:50:53Z">
            <w:rPr/>
          </w:rPrChange>
        </w:rPr>
      </w:pPr>
      <w:hyperlink r:id="rId299">
        <w:r w:rsidDel="00000000" w:rsidR="00000000" w:rsidRPr="00000000">
          <w:rPr>
            <w:b w:val="1"/>
            <w:bCs w:val="1"/>
            <w:rtl w:val="0"/>
            <w:rPrChange w:author="Merlin Weiss" w:id="30" w:date="2026-09-04T12:50:53Z">
              <w:rPr/>
            </w:rPrChange>
          </w:rPr>
          <w:t xml:space="preserve">Keddy, P.A. (1992). Assembly and response rules: two goals for predictive community ecology. </w:t>
        </w:r>
      </w:hyperlink>
      <w:hyperlink r:id="rId300">
        <w:r w:rsidDel="00000000" w:rsidR="00000000" w:rsidRPr="00000000">
          <w:rPr>
            <w:b w:val="1"/>
            <w:bCs w:val="1"/>
            <w:rtl w:val="0"/>
            <w:rPrChange w:author="Merlin Weiss" w:id="30" w:date="2026-09-04T12:50:53Z">
              <w:rPr>
                <w:i w:val="1"/>
                <w:iCs w:val="1"/>
              </w:rPr>
            </w:rPrChange>
          </w:rPr>
          <w:t xml:space="preserve">Journal of Vegetation Science</w:t>
        </w:r>
      </w:hyperlink>
      <w:hyperlink r:id="rId301">
        <w:r w:rsidDel="00000000" w:rsidR="00000000" w:rsidRPr="00000000">
          <w:rPr>
            <w:b w:val="1"/>
            <w:bCs w:val="1"/>
            <w:rtl w:val="0"/>
            <w:rPrChange w:author="Merlin Weiss" w:id="30" w:date="2026-09-04T12:50:53Z">
              <w:rPr/>
            </w:rPrChange>
          </w:rPr>
          <w:t xml:space="preserve">, 3, 157–164. </w:t>
        </w:r>
      </w:hyperlink>
      <w:r w:rsidDel="00000000" w:rsidR="00000000" w:rsidRPr="00000000">
        <w:rPr>
          <w:rtl w:val="0"/>
        </w:rPr>
      </w:r>
    </w:p>
    <w:p w:rsidR="00000000" w:rsidDel="00000000" w:rsidP="00000000" w:rsidRDefault="00000000" w:rsidRPr="00000000" w14:paraId="0000009C">
      <w:pPr>
        <w:spacing w:after="0" w:line="240" w:lineRule="auto"/>
        <w:ind w:left="720"/>
        <w:rPr>
          <w:b w:val="1"/>
          <w:bCs w:val="1"/>
          <w:rPrChange w:author="Merlin Weiss" w:id="30" w:date="2026-09-04T12:50:53Z">
            <w:rPr/>
          </w:rPrChange>
        </w:rPr>
      </w:pPr>
      <w:hyperlink r:id="rId302">
        <w:r w:rsidDel="00000000" w:rsidR="00000000" w:rsidRPr="00000000">
          <w:rPr>
            <w:b w:val="1"/>
            <w:bCs w:val="1"/>
            <w:rtl w:val="0"/>
            <w:rPrChange w:author="Merlin Weiss" w:id="30" w:date="2026-09-04T12:50:53Z">
              <w:rPr/>
            </w:rPrChange>
          </w:rPr>
          <w:t xml:space="preserve">Körner, C. (2012). </w:t>
        </w:r>
      </w:hyperlink>
      <w:hyperlink r:id="rId303">
        <w:r w:rsidDel="00000000" w:rsidR="00000000" w:rsidRPr="00000000">
          <w:rPr>
            <w:b w:val="1"/>
            <w:bCs w:val="1"/>
            <w:rtl w:val="0"/>
            <w:rPrChange w:author="Merlin Weiss" w:id="30" w:date="2026-09-04T12:50:53Z">
              <w:rPr>
                <w:i w:val="1"/>
                <w:iCs w:val="1"/>
              </w:rPr>
            </w:rPrChange>
          </w:rPr>
          <w:t xml:space="preserve">Alpine Treelines</w:t>
        </w:r>
      </w:hyperlink>
      <w:hyperlink r:id="rId304">
        <w:r w:rsidDel="00000000" w:rsidR="00000000" w:rsidRPr="00000000">
          <w:rPr>
            <w:b w:val="1"/>
            <w:bCs w:val="1"/>
            <w:rtl w:val="0"/>
            <w:rPrChange w:author="Merlin Weiss" w:id="30" w:date="2026-09-04T12:50:53Z">
              <w:rPr/>
            </w:rPrChange>
          </w:rPr>
          <w:t xml:space="preserve">. Springer, Basel. </w:t>
        </w:r>
      </w:hyperlink>
      <w:r w:rsidDel="00000000" w:rsidR="00000000" w:rsidRPr="00000000">
        <w:rPr>
          <w:rtl w:val="0"/>
        </w:rPr>
      </w:r>
    </w:p>
    <w:p w:rsidR="00000000" w:rsidDel="00000000" w:rsidP="00000000" w:rsidRDefault="00000000" w:rsidRPr="00000000" w14:paraId="0000009D">
      <w:pPr>
        <w:spacing w:after="0" w:line="240" w:lineRule="auto"/>
        <w:ind w:left="720"/>
        <w:rPr>
          <w:b w:val="1"/>
          <w:bCs w:val="1"/>
          <w:rPrChange w:author="Merlin Weiss" w:id="30" w:date="2026-09-04T12:50:53Z">
            <w:rPr/>
          </w:rPrChange>
        </w:rPr>
      </w:pPr>
      <w:hyperlink r:id="rId305">
        <w:r w:rsidDel="00000000" w:rsidR="00000000" w:rsidRPr="00000000">
          <w:rPr>
            <w:b w:val="1"/>
            <w:bCs w:val="1"/>
            <w:rtl w:val="0"/>
            <w:rPrChange w:author="Merlin Weiss" w:id="30" w:date="2026-09-04T12:50:53Z">
              <w:rPr/>
            </w:rPrChange>
          </w:rPr>
          <w:t xml:space="preserve">Körner, C. (2021). Alpine treelines. In: </w:t>
        </w:r>
      </w:hyperlink>
      <w:hyperlink r:id="rId306">
        <w:r w:rsidDel="00000000" w:rsidR="00000000" w:rsidRPr="00000000">
          <w:rPr>
            <w:b w:val="1"/>
            <w:bCs w:val="1"/>
            <w:rtl w:val="0"/>
            <w:rPrChange w:author="Merlin Weiss" w:id="30" w:date="2026-09-04T12:50:53Z">
              <w:rPr>
                <w:i w:val="1"/>
                <w:iCs w:val="1"/>
              </w:rPr>
            </w:rPrChange>
          </w:rPr>
          <w:t xml:space="preserve">Alpine Plant Life: Functional Plant Ecology of High Mountain Ecosystems</w:t>
        </w:r>
      </w:hyperlink>
      <w:hyperlink r:id="rId307">
        <w:r w:rsidDel="00000000" w:rsidR="00000000" w:rsidRPr="00000000">
          <w:rPr>
            <w:b w:val="1"/>
            <w:bCs w:val="1"/>
            <w:rtl w:val="0"/>
            <w:rPrChange w:author="Merlin Weiss" w:id="30" w:date="2026-09-04T12:50:53Z">
              <w:rPr/>
            </w:rPrChange>
          </w:rPr>
          <w:t xml:space="preserve"> (ed. Körner, C.). Springer International Publishing, Cham, pp. 141–173. </w:t>
        </w:r>
      </w:hyperlink>
      <w:r w:rsidDel="00000000" w:rsidR="00000000" w:rsidRPr="00000000">
        <w:rPr>
          <w:rtl w:val="0"/>
        </w:rPr>
      </w:r>
    </w:p>
    <w:p w:rsidR="00000000" w:rsidDel="00000000" w:rsidP="00000000" w:rsidRDefault="00000000" w:rsidRPr="00000000" w14:paraId="0000009E">
      <w:pPr>
        <w:spacing w:after="0" w:line="240" w:lineRule="auto"/>
        <w:ind w:left="720"/>
        <w:rPr>
          <w:b w:val="1"/>
          <w:bCs w:val="1"/>
          <w:rPrChange w:author="Merlin Weiss" w:id="30" w:date="2026-09-04T12:50:53Z">
            <w:rPr/>
          </w:rPrChange>
        </w:rPr>
      </w:pPr>
      <w:hyperlink r:id="rId308">
        <w:r w:rsidDel="00000000" w:rsidR="00000000" w:rsidRPr="00000000">
          <w:rPr>
            <w:b w:val="1"/>
            <w:bCs w:val="1"/>
            <w:rtl w:val="0"/>
            <w:rPrChange w:author="Merlin Weiss" w:id="30" w:date="2026-09-04T12:50:53Z">
              <w:rPr/>
            </w:rPrChange>
          </w:rPr>
          <w:t xml:space="preserve">Kraft, N.J.B. &amp; Ackerly, D.D. (2010). Functional trait and phylogenetic tests of community assembly across spatial scales in an Amazonian forest. </w:t>
        </w:r>
      </w:hyperlink>
      <w:hyperlink r:id="rId309">
        <w:r w:rsidDel="00000000" w:rsidR="00000000" w:rsidRPr="00000000">
          <w:rPr>
            <w:b w:val="1"/>
            <w:bCs w:val="1"/>
            <w:rtl w:val="0"/>
            <w:rPrChange w:author="Merlin Weiss" w:id="30" w:date="2026-09-04T12:50:53Z">
              <w:rPr>
                <w:i w:val="1"/>
                <w:iCs w:val="1"/>
              </w:rPr>
            </w:rPrChange>
          </w:rPr>
          <w:t xml:space="preserve">Ecological Monographs</w:t>
        </w:r>
      </w:hyperlink>
      <w:hyperlink r:id="rId310">
        <w:r w:rsidDel="00000000" w:rsidR="00000000" w:rsidRPr="00000000">
          <w:rPr>
            <w:b w:val="1"/>
            <w:bCs w:val="1"/>
            <w:rtl w:val="0"/>
            <w:rPrChange w:author="Merlin Weiss" w:id="30" w:date="2026-09-04T12:50:53Z">
              <w:rPr/>
            </w:rPrChange>
          </w:rPr>
          <w:t xml:space="preserve">, 80, 401–422. </w:t>
        </w:r>
      </w:hyperlink>
      <w:r w:rsidDel="00000000" w:rsidR="00000000" w:rsidRPr="00000000">
        <w:rPr>
          <w:rtl w:val="0"/>
        </w:rPr>
      </w:r>
    </w:p>
    <w:p w:rsidR="00000000" w:rsidDel="00000000" w:rsidP="00000000" w:rsidRDefault="00000000" w:rsidRPr="00000000" w14:paraId="0000009F">
      <w:pPr>
        <w:spacing w:after="0" w:line="240" w:lineRule="auto"/>
        <w:ind w:left="720"/>
        <w:rPr>
          <w:b w:val="1"/>
          <w:bCs w:val="1"/>
          <w:rPrChange w:author="Merlin Weiss" w:id="30" w:date="2026-09-04T12:50:53Z">
            <w:rPr/>
          </w:rPrChange>
        </w:rPr>
      </w:pPr>
      <w:hyperlink r:id="rId311">
        <w:r w:rsidDel="00000000" w:rsidR="00000000" w:rsidRPr="00000000">
          <w:rPr>
            <w:b w:val="1"/>
            <w:bCs w:val="1"/>
            <w:rtl w:val="0"/>
            <w:rPrChange w:author="Merlin Weiss" w:id="30" w:date="2026-09-04T12:50:53Z">
              <w:rPr/>
            </w:rPrChange>
          </w:rPr>
          <w:t xml:space="preserve">Kraft, N.J.B., Adler, P.B., Godoy, O., James, E.C., Fuller, S. &amp; Levine, J.M. (2015). Community assembly, coexistence and the environmental filtering metaphor. </w:t>
        </w:r>
      </w:hyperlink>
      <w:hyperlink r:id="rId312">
        <w:r w:rsidDel="00000000" w:rsidR="00000000" w:rsidRPr="00000000">
          <w:rPr>
            <w:b w:val="1"/>
            <w:bCs w:val="1"/>
            <w:rtl w:val="0"/>
            <w:rPrChange w:author="Merlin Weiss" w:id="30" w:date="2026-09-04T12:50:53Z">
              <w:rPr>
                <w:i w:val="1"/>
                <w:iCs w:val="1"/>
              </w:rPr>
            </w:rPrChange>
          </w:rPr>
          <w:t xml:space="preserve">Functional Ecology</w:t>
        </w:r>
      </w:hyperlink>
      <w:hyperlink r:id="rId313">
        <w:r w:rsidDel="00000000" w:rsidR="00000000" w:rsidRPr="00000000">
          <w:rPr>
            <w:b w:val="1"/>
            <w:bCs w:val="1"/>
            <w:rtl w:val="0"/>
            <w:rPrChange w:author="Merlin Weiss" w:id="30" w:date="2026-09-04T12:50:53Z">
              <w:rPr/>
            </w:rPrChange>
          </w:rPr>
          <w:t xml:space="preserve">, 29, 592–599. </w:t>
        </w:r>
      </w:hyperlink>
      <w:r w:rsidDel="00000000" w:rsidR="00000000" w:rsidRPr="00000000">
        <w:rPr>
          <w:rtl w:val="0"/>
        </w:rPr>
      </w:r>
    </w:p>
    <w:p w:rsidR="00000000" w:rsidDel="00000000" w:rsidP="00000000" w:rsidRDefault="00000000" w:rsidRPr="00000000" w14:paraId="000000A0">
      <w:pPr>
        <w:spacing w:after="0" w:line="240" w:lineRule="auto"/>
        <w:ind w:left="720"/>
        <w:rPr>
          <w:b w:val="1"/>
          <w:bCs w:val="1"/>
          <w:rPrChange w:author="Merlin Weiss" w:id="30" w:date="2026-09-04T12:50:53Z">
            <w:rPr/>
          </w:rPrChange>
        </w:rPr>
      </w:pPr>
      <w:hyperlink r:id="rId314">
        <w:r w:rsidDel="00000000" w:rsidR="00000000" w:rsidRPr="00000000">
          <w:rPr>
            <w:b w:val="1"/>
            <w:bCs w:val="1"/>
            <w:rtl w:val="0"/>
            <w:rPrChange w:author="Merlin Weiss" w:id="30" w:date="2026-09-04T12:50:53Z">
              <w:rPr/>
            </w:rPrChange>
          </w:rPr>
          <w:t xml:space="preserve">Kunstler, G., Falster, D., Coomes, D.A., Hui, F., Kooyman, Robert, M., Laughlin, D.C., </w:t>
        </w:r>
      </w:hyperlink>
      <w:hyperlink r:id="rId315">
        <w:r w:rsidDel="00000000" w:rsidR="00000000" w:rsidRPr="00000000">
          <w:rPr>
            <w:b w:val="1"/>
            <w:bCs w:val="1"/>
            <w:rtl w:val="0"/>
            <w:rPrChange w:author="Merlin Weiss" w:id="30" w:date="2026-09-04T12:50:53Z">
              <w:rPr>
                <w:i w:val="1"/>
                <w:iCs w:val="1"/>
              </w:rPr>
            </w:rPrChange>
          </w:rPr>
          <w:t xml:space="preserve">et al.</w:t>
        </w:r>
      </w:hyperlink>
      <w:hyperlink r:id="rId316">
        <w:r w:rsidDel="00000000" w:rsidR="00000000" w:rsidRPr="00000000">
          <w:rPr>
            <w:b w:val="1"/>
            <w:bCs w:val="1"/>
            <w:rtl w:val="0"/>
            <w:rPrChange w:author="Merlin Weiss" w:id="30" w:date="2026-09-04T12:50:53Z">
              <w:rPr/>
            </w:rPrChange>
          </w:rPr>
          <w:t xml:space="preserve"> (2016). Plant functional traits have globally consistent effects on competition. </w:t>
        </w:r>
      </w:hyperlink>
      <w:hyperlink r:id="rId317">
        <w:r w:rsidDel="00000000" w:rsidR="00000000" w:rsidRPr="00000000">
          <w:rPr>
            <w:b w:val="1"/>
            <w:bCs w:val="1"/>
            <w:rtl w:val="0"/>
            <w:rPrChange w:author="Merlin Weiss" w:id="30" w:date="2026-09-04T12:50:53Z">
              <w:rPr>
                <w:i w:val="1"/>
                <w:iCs w:val="1"/>
              </w:rPr>
            </w:rPrChange>
          </w:rPr>
          <w:t xml:space="preserve">Nature</w:t>
        </w:r>
      </w:hyperlink>
      <w:hyperlink r:id="rId318">
        <w:r w:rsidDel="00000000" w:rsidR="00000000" w:rsidRPr="00000000">
          <w:rPr>
            <w:b w:val="1"/>
            <w:bCs w:val="1"/>
            <w:rtl w:val="0"/>
            <w:rPrChange w:author="Merlin Weiss" w:id="30" w:date="2026-09-04T12:50:53Z">
              <w:rPr/>
            </w:rPrChange>
          </w:rPr>
          <w:t xml:space="preserve">, 529, 1–15. </w:t>
        </w:r>
      </w:hyperlink>
      <w:r w:rsidDel="00000000" w:rsidR="00000000" w:rsidRPr="00000000">
        <w:rPr>
          <w:rtl w:val="0"/>
        </w:rPr>
      </w:r>
    </w:p>
    <w:p w:rsidR="00000000" w:rsidDel="00000000" w:rsidP="00000000" w:rsidRDefault="00000000" w:rsidRPr="00000000" w14:paraId="000000A1">
      <w:pPr>
        <w:spacing w:after="0" w:line="240" w:lineRule="auto"/>
        <w:ind w:left="720"/>
        <w:rPr>
          <w:b w:val="1"/>
          <w:bCs w:val="1"/>
          <w:rPrChange w:author="Merlin Weiss" w:id="30" w:date="2026-09-04T12:50:53Z">
            <w:rPr/>
          </w:rPrChange>
        </w:rPr>
      </w:pPr>
      <w:hyperlink r:id="rId319">
        <w:r w:rsidDel="00000000" w:rsidR="00000000" w:rsidRPr="00000000">
          <w:rPr>
            <w:b w:val="1"/>
            <w:bCs w:val="1"/>
            <w:rtl w:val="0"/>
            <w:rPrChange w:author="Merlin Weiss" w:id="30" w:date="2026-09-04T12:50:53Z">
              <w:rPr/>
            </w:rPrChange>
          </w:rPr>
          <w:t xml:space="preserve">Lai, H.R., Craven, D., Hall, J.S., Hui, F.K.C. &amp; van Breugel, M. (2021). Successional syndromes of saplings in tropical secondary forests emerge from environment-dependent trait-demography relationships. </w:t>
        </w:r>
      </w:hyperlink>
      <w:hyperlink r:id="rId320">
        <w:r w:rsidDel="00000000" w:rsidR="00000000" w:rsidRPr="00000000">
          <w:rPr>
            <w:b w:val="1"/>
            <w:bCs w:val="1"/>
            <w:rtl w:val="0"/>
            <w:rPrChange w:author="Merlin Weiss" w:id="30" w:date="2026-09-04T12:50:53Z">
              <w:rPr>
                <w:i w:val="1"/>
                <w:iCs w:val="1"/>
              </w:rPr>
            </w:rPrChange>
          </w:rPr>
          <w:t xml:space="preserve">Ecol Lett</w:t>
        </w:r>
      </w:hyperlink>
      <w:hyperlink r:id="rId321">
        <w:r w:rsidDel="00000000" w:rsidR="00000000" w:rsidRPr="00000000">
          <w:rPr>
            <w:b w:val="1"/>
            <w:bCs w:val="1"/>
            <w:rtl w:val="0"/>
            <w:rPrChange w:author="Merlin Weiss" w:id="30" w:date="2026-09-04T12:50:53Z">
              <w:rPr/>
            </w:rPrChange>
          </w:rPr>
          <w:t xml:space="preserve">, 24, 1776–1787. </w:t>
        </w:r>
      </w:hyperlink>
      <w:r w:rsidDel="00000000" w:rsidR="00000000" w:rsidRPr="00000000">
        <w:rPr>
          <w:rtl w:val="0"/>
        </w:rPr>
      </w:r>
    </w:p>
    <w:p w:rsidR="00000000" w:rsidDel="00000000" w:rsidP="00000000" w:rsidRDefault="00000000" w:rsidRPr="00000000" w14:paraId="000000A2">
      <w:pPr>
        <w:spacing w:after="0" w:line="240" w:lineRule="auto"/>
        <w:ind w:left="720"/>
        <w:rPr>
          <w:b w:val="1"/>
          <w:bCs w:val="1"/>
          <w:rPrChange w:author="Merlin Weiss" w:id="30" w:date="2026-09-04T12:50:53Z">
            <w:rPr/>
          </w:rPrChange>
        </w:rPr>
      </w:pPr>
      <w:hyperlink r:id="rId322">
        <w:r w:rsidDel="00000000" w:rsidR="00000000" w:rsidRPr="00000000">
          <w:rPr>
            <w:b w:val="1"/>
            <w:bCs w:val="1"/>
            <w:rtl w:val="0"/>
            <w:rPrChange w:author="Merlin Weiss" w:id="30" w:date="2026-09-04T12:50:53Z">
              <w:rPr/>
            </w:rPrChange>
          </w:rPr>
          <w:t xml:space="preserve">Lasky, J.R., Uriarte, M., Boukili, V.K. &amp; Chazdon, R.L. (2014). Trait-mediated assembly processes predict successional changes in community diversity of tropical forests. </w:t>
        </w:r>
      </w:hyperlink>
      <w:hyperlink r:id="rId323">
        <w:r w:rsidDel="00000000" w:rsidR="00000000" w:rsidRPr="00000000">
          <w:rPr>
            <w:b w:val="1"/>
            <w:bCs w:val="1"/>
            <w:rtl w:val="0"/>
            <w:rPrChange w:author="Merlin Weiss" w:id="30" w:date="2026-09-04T12:50:53Z">
              <w:rPr>
                <w:i w:val="1"/>
                <w:iCs w:val="1"/>
              </w:rPr>
            </w:rPrChange>
          </w:rPr>
          <w:t xml:space="preserve">Proc Natl Acad Sci U S A</w:t>
        </w:r>
      </w:hyperlink>
      <w:hyperlink r:id="rId324">
        <w:r w:rsidDel="00000000" w:rsidR="00000000" w:rsidRPr="00000000">
          <w:rPr>
            <w:b w:val="1"/>
            <w:bCs w:val="1"/>
            <w:rtl w:val="0"/>
            <w:rPrChange w:author="Merlin Weiss" w:id="30" w:date="2026-09-04T12:50:53Z">
              <w:rPr/>
            </w:rPrChange>
          </w:rPr>
          <w:t xml:space="preserve">, 111, 5616–5621. </w:t>
        </w:r>
      </w:hyperlink>
      <w:r w:rsidDel="00000000" w:rsidR="00000000" w:rsidRPr="00000000">
        <w:rPr>
          <w:rtl w:val="0"/>
        </w:rPr>
      </w:r>
    </w:p>
    <w:p w:rsidR="00000000" w:rsidDel="00000000" w:rsidP="00000000" w:rsidRDefault="00000000" w:rsidRPr="00000000" w14:paraId="000000A3">
      <w:pPr>
        <w:spacing w:after="0" w:line="240" w:lineRule="auto"/>
        <w:ind w:left="720"/>
        <w:rPr>
          <w:b w:val="1"/>
          <w:bCs w:val="1"/>
          <w:rPrChange w:author="Merlin Weiss" w:id="30" w:date="2026-09-04T12:50:53Z">
            <w:rPr/>
          </w:rPrChange>
        </w:rPr>
      </w:pPr>
      <w:hyperlink r:id="rId325">
        <w:r w:rsidDel="00000000" w:rsidR="00000000" w:rsidRPr="00000000">
          <w:rPr>
            <w:b w:val="1"/>
            <w:bCs w:val="1"/>
            <w:rtl w:val="0"/>
            <w:rPrChange w:author="Merlin Weiss" w:id="30" w:date="2026-09-04T12:50:53Z">
              <w:rPr/>
            </w:rPrChange>
          </w:rPr>
          <w:t xml:space="preserve">Laughlin, D.C., Joshi, C., van Bodegom, P.M., Bastow, Z.A. &amp; Fulé, P.Z. (2012). A predictive model of community assembly that incorporates intraspecific trait variation. </w:t>
        </w:r>
      </w:hyperlink>
      <w:hyperlink r:id="rId326">
        <w:r w:rsidDel="00000000" w:rsidR="00000000" w:rsidRPr="00000000">
          <w:rPr>
            <w:b w:val="1"/>
            <w:bCs w:val="1"/>
            <w:rtl w:val="0"/>
            <w:rPrChange w:author="Merlin Weiss" w:id="30" w:date="2026-09-04T12:50:53Z">
              <w:rPr>
                <w:i w:val="1"/>
                <w:iCs w:val="1"/>
              </w:rPr>
            </w:rPrChange>
          </w:rPr>
          <w:t xml:space="preserve">Ecology Letters</w:t>
        </w:r>
      </w:hyperlink>
      <w:hyperlink r:id="rId327">
        <w:r w:rsidDel="00000000" w:rsidR="00000000" w:rsidRPr="00000000">
          <w:rPr>
            <w:b w:val="1"/>
            <w:bCs w:val="1"/>
            <w:rtl w:val="0"/>
            <w:rPrChange w:author="Merlin Weiss" w:id="30" w:date="2026-09-04T12:50:53Z">
              <w:rPr/>
            </w:rPrChange>
          </w:rPr>
          <w:t xml:space="preserve">, 15, 1291–1299. </w:t>
        </w:r>
      </w:hyperlink>
      <w:r w:rsidDel="00000000" w:rsidR="00000000" w:rsidRPr="00000000">
        <w:rPr>
          <w:rtl w:val="0"/>
        </w:rPr>
      </w:r>
    </w:p>
    <w:p w:rsidR="00000000" w:rsidDel="00000000" w:rsidP="00000000" w:rsidRDefault="00000000" w:rsidRPr="00000000" w14:paraId="000000A4">
      <w:pPr>
        <w:spacing w:after="0" w:line="240" w:lineRule="auto"/>
        <w:ind w:left="720"/>
        <w:rPr>
          <w:b w:val="1"/>
          <w:bCs w:val="1"/>
          <w:rPrChange w:author="Merlin Weiss" w:id="30" w:date="2026-09-04T12:50:53Z">
            <w:rPr/>
          </w:rPrChange>
        </w:rPr>
      </w:pPr>
      <w:hyperlink r:id="rId328">
        <w:r w:rsidDel="00000000" w:rsidR="00000000" w:rsidRPr="00000000">
          <w:rPr>
            <w:b w:val="1"/>
            <w:bCs w:val="1"/>
            <w:rtl w:val="0"/>
            <w:rPrChange w:author="Merlin Weiss" w:id="30" w:date="2026-09-04T12:50:53Z">
              <w:rPr/>
            </w:rPrChange>
          </w:rPr>
          <w:t xml:space="preserve">Lebrija-Trejos, E., Meave, J.A., Poorter, L., Pérez-García, E.A. &amp; Bongers, F. (2010a). Pathways, mechanisms and predictability of vegetation change during tropical dry forest succession. </w:t>
        </w:r>
      </w:hyperlink>
      <w:hyperlink r:id="rId329">
        <w:r w:rsidDel="00000000" w:rsidR="00000000" w:rsidRPr="00000000">
          <w:rPr>
            <w:b w:val="1"/>
            <w:bCs w:val="1"/>
            <w:rtl w:val="0"/>
            <w:rPrChange w:author="Merlin Weiss" w:id="30" w:date="2026-09-04T12:50:53Z">
              <w:rPr>
                <w:i w:val="1"/>
                <w:iCs w:val="1"/>
              </w:rPr>
            </w:rPrChange>
          </w:rPr>
          <w:t xml:space="preserve">Perspectives in Plant Ecology, Evolution and Systematics</w:t>
        </w:r>
      </w:hyperlink>
      <w:hyperlink r:id="rId330">
        <w:r w:rsidDel="00000000" w:rsidR="00000000" w:rsidRPr="00000000">
          <w:rPr>
            <w:b w:val="1"/>
            <w:bCs w:val="1"/>
            <w:rtl w:val="0"/>
            <w:rPrChange w:author="Merlin Weiss" w:id="30" w:date="2026-09-04T12:50:53Z">
              <w:rPr/>
            </w:rPrChange>
          </w:rPr>
          <w:t xml:space="preserve">, 12, 267–275. </w:t>
        </w:r>
      </w:hyperlink>
      <w:r w:rsidDel="00000000" w:rsidR="00000000" w:rsidRPr="00000000">
        <w:rPr>
          <w:rtl w:val="0"/>
        </w:rPr>
      </w:r>
    </w:p>
    <w:p w:rsidR="00000000" w:rsidDel="00000000" w:rsidP="00000000" w:rsidRDefault="00000000" w:rsidRPr="00000000" w14:paraId="000000A5">
      <w:pPr>
        <w:spacing w:after="0" w:line="240" w:lineRule="auto"/>
        <w:ind w:left="720"/>
        <w:rPr>
          <w:b w:val="1"/>
          <w:bCs w:val="1"/>
          <w:rPrChange w:author="Merlin Weiss" w:id="30" w:date="2026-09-04T12:50:53Z">
            <w:rPr/>
          </w:rPrChange>
        </w:rPr>
      </w:pPr>
      <w:hyperlink r:id="rId331">
        <w:r w:rsidDel="00000000" w:rsidR="00000000" w:rsidRPr="00000000">
          <w:rPr>
            <w:b w:val="1"/>
            <w:bCs w:val="1"/>
            <w:rtl w:val="0"/>
            <w:rPrChange w:author="Merlin Weiss" w:id="30" w:date="2026-09-04T12:50:53Z">
              <w:rPr/>
            </w:rPrChange>
          </w:rPr>
          <w:t xml:space="preserve">Lebrija-Trejos, E., Pérez-García, E.A., Meave, J.A., Bongers, F. &amp; Poorter, L. (2010b). Functional traits and environmental filtering drive community assembly in a species-rich tropical system. </w:t>
        </w:r>
      </w:hyperlink>
      <w:hyperlink r:id="rId332">
        <w:r w:rsidDel="00000000" w:rsidR="00000000" w:rsidRPr="00000000">
          <w:rPr>
            <w:b w:val="1"/>
            <w:bCs w:val="1"/>
            <w:rtl w:val="0"/>
            <w:rPrChange w:author="Merlin Weiss" w:id="30" w:date="2026-09-04T12:50:53Z">
              <w:rPr>
                <w:i w:val="1"/>
                <w:iCs w:val="1"/>
              </w:rPr>
            </w:rPrChange>
          </w:rPr>
          <w:t xml:space="preserve">Ecology</w:t>
        </w:r>
      </w:hyperlink>
      <w:hyperlink r:id="rId333">
        <w:r w:rsidDel="00000000" w:rsidR="00000000" w:rsidRPr="00000000">
          <w:rPr>
            <w:b w:val="1"/>
            <w:bCs w:val="1"/>
            <w:rtl w:val="0"/>
            <w:rPrChange w:author="Merlin Weiss" w:id="30" w:date="2026-09-04T12:50:53Z">
              <w:rPr/>
            </w:rPrChange>
          </w:rPr>
          <w:t xml:space="preserve">, 91, 386–398. </w:t>
        </w:r>
      </w:hyperlink>
      <w:r w:rsidDel="00000000" w:rsidR="00000000" w:rsidRPr="00000000">
        <w:rPr>
          <w:rtl w:val="0"/>
        </w:rPr>
      </w:r>
    </w:p>
    <w:p w:rsidR="00000000" w:rsidDel="00000000" w:rsidP="00000000" w:rsidRDefault="00000000" w:rsidRPr="00000000" w14:paraId="000000A6">
      <w:pPr>
        <w:spacing w:after="0" w:line="240" w:lineRule="auto"/>
        <w:ind w:left="720"/>
        <w:rPr>
          <w:b w:val="1"/>
          <w:bCs w:val="1"/>
          <w:rPrChange w:author="Merlin Weiss" w:id="30" w:date="2026-09-04T12:50:53Z">
            <w:rPr/>
          </w:rPrChange>
        </w:rPr>
      </w:pPr>
      <w:hyperlink r:id="rId334">
        <w:r w:rsidDel="00000000" w:rsidR="00000000" w:rsidRPr="00000000">
          <w:rPr>
            <w:b w:val="1"/>
            <w:bCs w:val="1"/>
            <w:rtl w:val="0"/>
            <w:rPrChange w:author="Merlin Weiss" w:id="30" w:date="2026-09-04T12:50:53Z">
              <w:rPr/>
            </w:rPrChange>
          </w:rPr>
          <w:t xml:space="preserve">Levine, J.I., An, R., Kraft, N.J.B., Pacala, S.W. &amp; Levine, J.M. (2025). Why ecologists struggle to predict coexistence from functional traits. </w:t>
        </w:r>
      </w:hyperlink>
      <w:hyperlink r:id="rId335">
        <w:r w:rsidDel="00000000" w:rsidR="00000000" w:rsidRPr="00000000">
          <w:rPr>
            <w:b w:val="1"/>
            <w:bCs w:val="1"/>
            <w:rtl w:val="0"/>
            <w:rPrChange w:author="Merlin Weiss" w:id="30" w:date="2026-09-04T12:50:53Z">
              <w:rPr>
                <w:i w:val="1"/>
                <w:iCs w:val="1"/>
              </w:rPr>
            </w:rPrChange>
          </w:rPr>
          <w:t xml:space="preserve">Trends in Ecology &amp; Evolution</w:t>
        </w:r>
      </w:hyperlink>
      <w:hyperlink r:id="rId336">
        <w:r w:rsidDel="00000000" w:rsidR="00000000" w:rsidRPr="00000000">
          <w:rPr>
            <w:b w:val="1"/>
            <w:bCs w:val="1"/>
            <w:rtl w:val="0"/>
            <w:rPrChange w:author="Merlin Weiss" w:id="30" w:date="2026-09-04T12:50:53Z">
              <w:rPr/>
            </w:rPrChange>
          </w:rPr>
          <w:t xml:space="preserve">, 40, 147–158. </w:t>
        </w:r>
      </w:hyperlink>
      <w:r w:rsidDel="00000000" w:rsidR="00000000" w:rsidRPr="00000000">
        <w:rPr>
          <w:rtl w:val="0"/>
        </w:rPr>
      </w:r>
    </w:p>
    <w:p w:rsidR="00000000" w:rsidDel="00000000" w:rsidP="00000000" w:rsidRDefault="00000000" w:rsidRPr="00000000" w14:paraId="000000A7">
      <w:pPr>
        <w:spacing w:after="0" w:line="240" w:lineRule="auto"/>
        <w:ind w:left="720"/>
        <w:rPr>
          <w:b w:val="1"/>
          <w:bCs w:val="1"/>
          <w:rPrChange w:author="Merlin Weiss" w:id="30" w:date="2026-09-04T12:50:53Z">
            <w:rPr/>
          </w:rPrChange>
        </w:rPr>
      </w:pPr>
      <w:hyperlink r:id="rId337">
        <w:r w:rsidDel="00000000" w:rsidR="00000000" w:rsidRPr="00000000">
          <w:rPr>
            <w:b w:val="1"/>
            <w:bCs w:val="1"/>
            <w:rtl w:val="0"/>
            <w:rPrChange w:author="Merlin Weiss" w:id="30" w:date="2026-09-04T12:50:53Z">
              <w:rPr/>
            </w:rPrChange>
          </w:rPr>
          <w:t xml:space="preserve">Li, J. (2017). Assessing the accuracy of predictive models for numerical data: Not r nor r2, why not? Then what? </w:t>
        </w:r>
      </w:hyperlink>
      <w:hyperlink r:id="rId338">
        <w:r w:rsidDel="00000000" w:rsidR="00000000" w:rsidRPr="00000000">
          <w:rPr>
            <w:b w:val="1"/>
            <w:bCs w:val="1"/>
            <w:rtl w:val="0"/>
            <w:rPrChange w:author="Merlin Weiss" w:id="30" w:date="2026-09-04T12:50:53Z">
              <w:rPr>
                <w:i w:val="1"/>
                <w:iCs w:val="1"/>
              </w:rPr>
            </w:rPrChange>
          </w:rPr>
          <w:t xml:space="preserve">PLOS ONE</w:t>
        </w:r>
      </w:hyperlink>
      <w:hyperlink r:id="rId339">
        <w:r w:rsidDel="00000000" w:rsidR="00000000" w:rsidRPr="00000000">
          <w:rPr>
            <w:b w:val="1"/>
            <w:bCs w:val="1"/>
            <w:rtl w:val="0"/>
            <w:rPrChange w:author="Merlin Weiss" w:id="30" w:date="2026-09-04T12:50:53Z">
              <w:rPr/>
            </w:rPrChange>
          </w:rPr>
          <w:t xml:space="preserve">, 12, e0183250. </w:t>
        </w:r>
      </w:hyperlink>
      <w:r w:rsidDel="00000000" w:rsidR="00000000" w:rsidRPr="00000000">
        <w:rPr>
          <w:rtl w:val="0"/>
        </w:rPr>
      </w:r>
    </w:p>
    <w:p w:rsidR="00000000" w:rsidDel="00000000" w:rsidP="00000000" w:rsidRDefault="00000000" w:rsidRPr="00000000" w14:paraId="000000A8">
      <w:pPr>
        <w:spacing w:after="0" w:line="240" w:lineRule="auto"/>
        <w:ind w:left="720"/>
        <w:rPr>
          <w:b w:val="1"/>
          <w:bCs w:val="1"/>
          <w:rPrChange w:author="Merlin Weiss" w:id="30" w:date="2026-09-04T12:50:53Z">
            <w:rPr/>
          </w:rPrChange>
        </w:rPr>
      </w:pPr>
      <w:hyperlink r:id="rId340">
        <w:r w:rsidDel="00000000" w:rsidR="00000000" w:rsidRPr="00000000">
          <w:rPr>
            <w:b w:val="1"/>
            <w:bCs w:val="1"/>
            <w:rtl w:val="0"/>
            <w:rPrChange w:author="Merlin Weiss" w:id="30" w:date="2026-09-04T12:50:53Z">
              <w:rPr/>
            </w:rPrChange>
          </w:rPr>
          <w:t xml:space="preserve">Lohbeck, M., Lebrija-Trejos, E., Martínez-Ramos, M., Meave, J.A., Poorter, L. &amp; Bongers, F. (2015). Functional Trait Strategies of Trees in Dry and Wet Tropical Forests Are Similar but Differ in Their Consequences for Succession. </w:t>
        </w:r>
      </w:hyperlink>
      <w:hyperlink r:id="rId341">
        <w:r w:rsidDel="00000000" w:rsidR="00000000" w:rsidRPr="00000000">
          <w:rPr>
            <w:b w:val="1"/>
            <w:bCs w:val="1"/>
            <w:rtl w:val="0"/>
            <w:rPrChange w:author="Merlin Weiss" w:id="30" w:date="2026-09-04T12:50:53Z">
              <w:rPr>
                <w:i w:val="1"/>
                <w:iCs w:val="1"/>
              </w:rPr>
            </w:rPrChange>
          </w:rPr>
          <w:t xml:space="preserve">PLOS ONE</w:t>
        </w:r>
      </w:hyperlink>
      <w:hyperlink r:id="rId342">
        <w:r w:rsidDel="00000000" w:rsidR="00000000" w:rsidRPr="00000000">
          <w:rPr>
            <w:b w:val="1"/>
            <w:bCs w:val="1"/>
            <w:rtl w:val="0"/>
            <w:rPrChange w:author="Merlin Weiss" w:id="30" w:date="2026-09-04T12:50:53Z">
              <w:rPr/>
            </w:rPrChange>
          </w:rPr>
          <w:t xml:space="preserve">, 10, e0123741. </w:t>
        </w:r>
      </w:hyperlink>
      <w:r w:rsidDel="00000000" w:rsidR="00000000" w:rsidRPr="00000000">
        <w:rPr>
          <w:rtl w:val="0"/>
        </w:rPr>
      </w:r>
    </w:p>
    <w:p w:rsidR="00000000" w:rsidDel="00000000" w:rsidP="00000000" w:rsidRDefault="00000000" w:rsidRPr="00000000" w14:paraId="000000A9">
      <w:pPr>
        <w:spacing w:after="0" w:line="240" w:lineRule="auto"/>
        <w:ind w:left="720"/>
        <w:rPr>
          <w:b w:val="1"/>
          <w:bCs w:val="1"/>
          <w:rPrChange w:author="Merlin Weiss" w:id="30" w:date="2026-09-04T12:50:53Z">
            <w:rPr/>
          </w:rPrChange>
        </w:rPr>
      </w:pPr>
      <w:hyperlink r:id="rId343">
        <w:r w:rsidDel="00000000" w:rsidR="00000000" w:rsidRPr="00000000">
          <w:rPr>
            <w:b w:val="1"/>
            <w:bCs w:val="1"/>
            <w:rtl w:val="0"/>
            <w:rPrChange w:author="Merlin Weiss" w:id="30" w:date="2026-09-04T12:50:53Z">
              <w:rPr/>
            </w:rPrChange>
          </w:rPr>
          <w:t xml:space="preserve">Lohbeck, M., Poorter, L., Martínez-Ramos, M., Rodriguez-Velázquez, J., van Breugel, M. &amp; Bongers, F. (2014). Changing drivers of species dominance during tropical forest succession. </w:t>
        </w:r>
      </w:hyperlink>
      <w:hyperlink r:id="rId344">
        <w:r w:rsidDel="00000000" w:rsidR="00000000" w:rsidRPr="00000000">
          <w:rPr>
            <w:b w:val="1"/>
            <w:bCs w:val="1"/>
            <w:rtl w:val="0"/>
            <w:rPrChange w:author="Merlin Weiss" w:id="30" w:date="2026-09-04T12:50:53Z">
              <w:rPr>
                <w:i w:val="1"/>
                <w:iCs w:val="1"/>
              </w:rPr>
            </w:rPrChange>
          </w:rPr>
          <w:t xml:space="preserve">Functional Ecology</w:t>
        </w:r>
      </w:hyperlink>
      <w:hyperlink r:id="rId345">
        <w:r w:rsidDel="00000000" w:rsidR="00000000" w:rsidRPr="00000000">
          <w:rPr>
            <w:b w:val="1"/>
            <w:bCs w:val="1"/>
            <w:rtl w:val="0"/>
            <w:rPrChange w:author="Merlin Weiss" w:id="30" w:date="2026-09-04T12:50:53Z">
              <w:rPr/>
            </w:rPrChange>
          </w:rPr>
          <w:t xml:space="preserve">, 28, 1052–1058. </w:t>
        </w:r>
      </w:hyperlink>
      <w:r w:rsidDel="00000000" w:rsidR="00000000" w:rsidRPr="00000000">
        <w:rPr>
          <w:rtl w:val="0"/>
        </w:rPr>
      </w:r>
    </w:p>
    <w:p w:rsidR="00000000" w:rsidDel="00000000" w:rsidP="00000000" w:rsidRDefault="00000000" w:rsidRPr="00000000" w14:paraId="000000AA">
      <w:pPr>
        <w:spacing w:after="0" w:line="240" w:lineRule="auto"/>
        <w:ind w:left="720"/>
        <w:rPr>
          <w:b w:val="1"/>
          <w:bCs w:val="1"/>
          <w:rPrChange w:author="Merlin Weiss" w:id="30" w:date="2026-09-04T12:50:53Z">
            <w:rPr/>
          </w:rPrChange>
        </w:rPr>
      </w:pPr>
      <w:hyperlink r:id="rId346">
        <w:r w:rsidDel="00000000" w:rsidR="00000000" w:rsidRPr="00000000">
          <w:rPr>
            <w:b w:val="1"/>
            <w:bCs w:val="1"/>
            <w:rtl w:val="0"/>
            <w:rPrChange w:author="Merlin Weiss" w:id="30" w:date="2026-09-04T12:50:53Z">
              <w:rPr/>
            </w:rPrChange>
          </w:rPr>
          <w:t xml:space="preserve">Malhi, Y., Doughty, C. &amp; Galbraith, D. (2011). The allocation of ecosystem net primary productivity in tropical forests. </w:t>
        </w:r>
      </w:hyperlink>
      <w:hyperlink r:id="rId347">
        <w:r w:rsidDel="00000000" w:rsidR="00000000" w:rsidRPr="00000000">
          <w:rPr>
            <w:b w:val="1"/>
            <w:bCs w:val="1"/>
            <w:rtl w:val="0"/>
            <w:rPrChange w:author="Merlin Weiss" w:id="30" w:date="2026-09-04T12:50:53Z">
              <w:rPr>
                <w:i w:val="1"/>
                <w:iCs w:val="1"/>
              </w:rPr>
            </w:rPrChange>
          </w:rPr>
          <w:t xml:space="preserve">Philosophical Transactions of the Royal Society B: Biological Sciences</w:t>
        </w:r>
      </w:hyperlink>
      <w:hyperlink r:id="rId348">
        <w:r w:rsidDel="00000000" w:rsidR="00000000" w:rsidRPr="00000000">
          <w:rPr>
            <w:b w:val="1"/>
            <w:bCs w:val="1"/>
            <w:rtl w:val="0"/>
            <w:rPrChange w:author="Merlin Weiss" w:id="30" w:date="2026-09-04T12:50:53Z">
              <w:rPr/>
            </w:rPrChange>
          </w:rPr>
          <w:t xml:space="preserve">, 366, 3225–3245. </w:t>
        </w:r>
      </w:hyperlink>
      <w:r w:rsidDel="00000000" w:rsidR="00000000" w:rsidRPr="00000000">
        <w:rPr>
          <w:rtl w:val="0"/>
        </w:rPr>
      </w:r>
    </w:p>
    <w:p w:rsidR="00000000" w:rsidDel="00000000" w:rsidP="00000000" w:rsidRDefault="00000000" w:rsidRPr="00000000" w14:paraId="000000AB">
      <w:pPr>
        <w:spacing w:after="0" w:line="240" w:lineRule="auto"/>
        <w:ind w:left="720"/>
        <w:rPr>
          <w:b w:val="1"/>
          <w:bCs w:val="1"/>
          <w:rPrChange w:author="Merlin Weiss" w:id="30" w:date="2026-09-04T12:50:53Z">
            <w:rPr/>
          </w:rPrChange>
        </w:rPr>
      </w:pPr>
      <w:hyperlink r:id="rId349">
        <w:r w:rsidDel="00000000" w:rsidR="00000000" w:rsidRPr="00000000">
          <w:rPr>
            <w:b w:val="1"/>
            <w:bCs w:val="1"/>
            <w:rtl w:val="0"/>
            <w:rPrChange w:author="Merlin Weiss" w:id="30" w:date="2026-09-04T12:50:53Z">
              <w:rPr/>
            </w:rPrChange>
          </w:rPr>
          <w:t xml:space="preserve">Marcílio, W.E. &amp; Eler, D.M. (2020). From explanations to feature selection: assessing SHAP values as feature selection mechanism. In: </w:t>
        </w:r>
      </w:hyperlink>
      <w:hyperlink r:id="rId350">
        <w:r w:rsidDel="00000000" w:rsidR="00000000" w:rsidRPr="00000000">
          <w:rPr>
            <w:b w:val="1"/>
            <w:bCs w:val="1"/>
            <w:rtl w:val="0"/>
            <w:rPrChange w:author="Merlin Weiss" w:id="30" w:date="2026-09-04T12:50:53Z">
              <w:rPr>
                <w:i w:val="1"/>
                <w:iCs w:val="1"/>
              </w:rPr>
            </w:rPrChange>
          </w:rPr>
          <w:t xml:space="preserve">2020 33rd SIBGRAPI Conference on Graphics, Patterns and Images (SIBGRAPI)</w:t>
        </w:r>
      </w:hyperlink>
      <w:hyperlink r:id="rId351">
        <w:r w:rsidDel="00000000" w:rsidR="00000000" w:rsidRPr="00000000">
          <w:rPr>
            <w:b w:val="1"/>
            <w:bCs w:val="1"/>
            <w:rtl w:val="0"/>
            <w:rPrChange w:author="Merlin Weiss" w:id="30" w:date="2026-09-04T12:50:53Z">
              <w:rPr/>
            </w:rPrChange>
          </w:rPr>
          <w:t xml:space="preserve">. Presented at the 2020 33rd SIBGRAPI Conference on Graphics, Patterns and Images (SIBGRAPI), pp. 340–347. </w:t>
        </w:r>
      </w:hyperlink>
      <w:r w:rsidDel="00000000" w:rsidR="00000000" w:rsidRPr="00000000">
        <w:rPr>
          <w:rtl w:val="0"/>
        </w:rPr>
      </w:r>
    </w:p>
    <w:p w:rsidR="00000000" w:rsidDel="00000000" w:rsidP="00000000" w:rsidRDefault="00000000" w:rsidRPr="00000000" w14:paraId="000000AC">
      <w:pPr>
        <w:spacing w:after="0" w:line="240" w:lineRule="auto"/>
        <w:ind w:left="720"/>
        <w:rPr>
          <w:b w:val="1"/>
          <w:bCs w:val="1"/>
          <w:rPrChange w:author="Merlin Weiss" w:id="30" w:date="2026-09-04T12:50:53Z">
            <w:rPr/>
          </w:rPrChange>
        </w:rPr>
      </w:pPr>
      <w:hyperlink r:id="rId352">
        <w:r w:rsidDel="00000000" w:rsidR="00000000" w:rsidRPr="00000000">
          <w:rPr>
            <w:b w:val="1"/>
            <w:bCs w:val="1"/>
            <w:rtl w:val="0"/>
            <w:rPrChange w:author="Merlin Weiss" w:id="30" w:date="2026-09-04T12:50:53Z">
              <w:rPr/>
            </w:rPrChange>
          </w:rPr>
          <w:t xml:space="preserve">Mayfield, M.M. &amp; Levine, J.M. (2010). Opposing effects of competitive exclusion on the phylogenetic structure of communities. </w:t>
        </w:r>
      </w:hyperlink>
      <w:hyperlink r:id="rId353">
        <w:r w:rsidDel="00000000" w:rsidR="00000000" w:rsidRPr="00000000">
          <w:rPr>
            <w:b w:val="1"/>
            <w:bCs w:val="1"/>
            <w:rtl w:val="0"/>
            <w:rPrChange w:author="Merlin Weiss" w:id="30" w:date="2026-09-04T12:50:53Z">
              <w:rPr>
                <w:i w:val="1"/>
                <w:iCs w:val="1"/>
              </w:rPr>
            </w:rPrChange>
          </w:rPr>
          <w:t xml:space="preserve">Ecology Letters</w:t>
        </w:r>
      </w:hyperlink>
      <w:hyperlink r:id="rId354">
        <w:r w:rsidDel="00000000" w:rsidR="00000000" w:rsidRPr="00000000">
          <w:rPr>
            <w:b w:val="1"/>
            <w:bCs w:val="1"/>
            <w:rtl w:val="0"/>
            <w:rPrChange w:author="Merlin Weiss" w:id="30" w:date="2026-09-04T12:50:53Z">
              <w:rPr/>
            </w:rPrChange>
          </w:rPr>
          <w:t xml:space="preserve">, 13, 1085–1093. </w:t>
        </w:r>
      </w:hyperlink>
      <w:r w:rsidDel="00000000" w:rsidR="00000000" w:rsidRPr="00000000">
        <w:rPr>
          <w:rtl w:val="0"/>
        </w:rPr>
      </w:r>
    </w:p>
    <w:p w:rsidR="00000000" w:rsidDel="00000000" w:rsidP="00000000" w:rsidRDefault="00000000" w:rsidRPr="00000000" w14:paraId="000000AD">
      <w:pPr>
        <w:spacing w:after="0" w:line="240" w:lineRule="auto"/>
        <w:ind w:left="720"/>
        <w:rPr>
          <w:b w:val="1"/>
          <w:bCs w:val="1"/>
          <w:rPrChange w:author="Merlin Weiss" w:id="30" w:date="2026-09-04T12:50:53Z">
            <w:rPr/>
          </w:rPrChange>
        </w:rPr>
      </w:pPr>
      <w:hyperlink r:id="rId355">
        <w:r w:rsidDel="00000000" w:rsidR="00000000" w:rsidRPr="00000000">
          <w:rPr>
            <w:b w:val="1"/>
            <w:bCs w:val="1"/>
            <w:rtl w:val="0"/>
            <w:rPrChange w:author="Merlin Weiss" w:id="30" w:date="2026-09-04T12:50:53Z">
              <w:rPr/>
            </w:rPrChange>
          </w:rPr>
          <w:t xml:space="preserve">Maynard, D.S., Bialic-Murphy, L., Zohner, C.M., Averill, C., van den Hoogen, J., Ma, H., </w:t>
        </w:r>
      </w:hyperlink>
      <w:hyperlink r:id="rId356">
        <w:r w:rsidDel="00000000" w:rsidR="00000000" w:rsidRPr="00000000">
          <w:rPr>
            <w:b w:val="1"/>
            <w:bCs w:val="1"/>
            <w:rtl w:val="0"/>
            <w:rPrChange w:author="Merlin Weiss" w:id="30" w:date="2026-09-04T12:50:53Z">
              <w:rPr>
                <w:i w:val="1"/>
                <w:iCs w:val="1"/>
              </w:rPr>
            </w:rPrChange>
          </w:rPr>
          <w:t xml:space="preserve">et al.</w:t>
        </w:r>
      </w:hyperlink>
      <w:hyperlink r:id="rId357">
        <w:r w:rsidDel="00000000" w:rsidR="00000000" w:rsidRPr="00000000">
          <w:rPr>
            <w:b w:val="1"/>
            <w:bCs w:val="1"/>
            <w:rtl w:val="0"/>
            <w:rPrChange w:author="Merlin Weiss" w:id="30" w:date="2026-09-04T12:50:53Z">
              <w:rPr/>
            </w:rPrChange>
          </w:rPr>
          <w:t xml:space="preserve"> (2022). Global relationships in tree functional traits. </w:t>
        </w:r>
      </w:hyperlink>
      <w:hyperlink r:id="rId358">
        <w:r w:rsidDel="00000000" w:rsidR="00000000" w:rsidRPr="00000000">
          <w:rPr>
            <w:b w:val="1"/>
            <w:bCs w:val="1"/>
            <w:rtl w:val="0"/>
            <w:rPrChange w:author="Merlin Weiss" w:id="30" w:date="2026-09-04T12:50:53Z">
              <w:rPr>
                <w:i w:val="1"/>
                <w:iCs w:val="1"/>
              </w:rPr>
            </w:rPrChange>
          </w:rPr>
          <w:t xml:space="preserve">Nat Commun</w:t>
        </w:r>
      </w:hyperlink>
      <w:hyperlink r:id="rId359">
        <w:r w:rsidDel="00000000" w:rsidR="00000000" w:rsidRPr="00000000">
          <w:rPr>
            <w:b w:val="1"/>
            <w:bCs w:val="1"/>
            <w:rtl w:val="0"/>
            <w:rPrChange w:author="Merlin Weiss" w:id="30" w:date="2026-09-04T12:50:53Z">
              <w:rPr/>
            </w:rPrChange>
          </w:rPr>
          <w:t xml:space="preserve">, 13, 3185. </w:t>
        </w:r>
      </w:hyperlink>
      <w:r w:rsidDel="00000000" w:rsidR="00000000" w:rsidRPr="00000000">
        <w:rPr>
          <w:rtl w:val="0"/>
        </w:rPr>
      </w:r>
    </w:p>
    <w:p w:rsidR="00000000" w:rsidDel="00000000" w:rsidP="00000000" w:rsidRDefault="00000000" w:rsidRPr="00000000" w14:paraId="000000AE">
      <w:pPr>
        <w:spacing w:after="0" w:line="240" w:lineRule="auto"/>
        <w:ind w:left="720"/>
        <w:rPr>
          <w:b w:val="1"/>
          <w:bCs w:val="1"/>
          <w:rPrChange w:author="Merlin Weiss" w:id="30" w:date="2026-09-04T12:50:53Z">
            <w:rPr/>
          </w:rPrChange>
        </w:rPr>
      </w:pPr>
      <w:hyperlink r:id="rId360">
        <w:r w:rsidDel="00000000" w:rsidR="00000000" w:rsidRPr="00000000">
          <w:rPr>
            <w:b w:val="1"/>
            <w:bCs w:val="1"/>
            <w:rtl w:val="0"/>
            <w:rPrChange w:author="Merlin Weiss" w:id="30" w:date="2026-09-04T12:50:53Z">
              <w:rPr/>
            </w:rPrChange>
          </w:rPr>
          <w:t xml:space="preserve">McDowell, N.G., Allen, C.D., Anderson-Teixeira, K., Aukema, B.H., Bond-Lamberty, B., Chini, L., </w:t>
        </w:r>
      </w:hyperlink>
      <w:hyperlink r:id="rId361">
        <w:r w:rsidDel="00000000" w:rsidR="00000000" w:rsidRPr="00000000">
          <w:rPr>
            <w:b w:val="1"/>
            <w:bCs w:val="1"/>
            <w:rtl w:val="0"/>
            <w:rPrChange w:author="Merlin Weiss" w:id="30" w:date="2026-09-04T12:50:53Z">
              <w:rPr>
                <w:i w:val="1"/>
                <w:iCs w:val="1"/>
              </w:rPr>
            </w:rPrChange>
          </w:rPr>
          <w:t xml:space="preserve">et al.</w:t>
        </w:r>
      </w:hyperlink>
      <w:hyperlink r:id="rId362">
        <w:r w:rsidDel="00000000" w:rsidR="00000000" w:rsidRPr="00000000">
          <w:rPr>
            <w:b w:val="1"/>
            <w:bCs w:val="1"/>
            <w:rtl w:val="0"/>
            <w:rPrChange w:author="Merlin Weiss" w:id="30" w:date="2026-09-04T12:50:53Z">
              <w:rPr/>
            </w:rPrChange>
          </w:rPr>
          <w:t xml:space="preserve"> (2020). Pervasive shifts in forest dynamics in a changing world. </w:t>
        </w:r>
      </w:hyperlink>
      <w:hyperlink r:id="rId363">
        <w:r w:rsidDel="00000000" w:rsidR="00000000" w:rsidRPr="00000000">
          <w:rPr>
            <w:b w:val="1"/>
            <w:bCs w:val="1"/>
            <w:rtl w:val="0"/>
            <w:rPrChange w:author="Merlin Weiss" w:id="30" w:date="2026-09-04T12:50:53Z">
              <w:rPr>
                <w:i w:val="1"/>
                <w:iCs w:val="1"/>
              </w:rPr>
            </w:rPrChange>
          </w:rPr>
          <w:t xml:space="preserve">Science</w:t>
        </w:r>
      </w:hyperlink>
      <w:hyperlink r:id="rId364">
        <w:r w:rsidDel="00000000" w:rsidR="00000000" w:rsidRPr="00000000">
          <w:rPr>
            <w:b w:val="1"/>
            <w:bCs w:val="1"/>
            <w:rtl w:val="0"/>
            <w:rPrChange w:author="Merlin Weiss" w:id="30" w:date="2026-09-04T12:50:53Z">
              <w:rPr/>
            </w:rPrChange>
          </w:rPr>
          <w:t xml:space="preserve">, 368, eaaz9463. </w:t>
        </w:r>
      </w:hyperlink>
      <w:r w:rsidDel="00000000" w:rsidR="00000000" w:rsidRPr="00000000">
        <w:rPr>
          <w:rtl w:val="0"/>
        </w:rPr>
      </w:r>
    </w:p>
    <w:p w:rsidR="00000000" w:rsidDel="00000000" w:rsidP="00000000" w:rsidRDefault="00000000" w:rsidRPr="00000000" w14:paraId="000000AF">
      <w:pPr>
        <w:spacing w:after="0" w:line="240" w:lineRule="auto"/>
        <w:ind w:left="720"/>
        <w:rPr>
          <w:b w:val="1"/>
          <w:bCs w:val="1"/>
          <w:rPrChange w:author="Merlin Weiss" w:id="30" w:date="2026-09-04T12:50:53Z">
            <w:rPr/>
          </w:rPrChange>
        </w:rPr>
      </w:pPr>
      <w:hyperlink r:id="rId365">
        <w:r w:rsidDel="00000000" w:rsidR="00000000" w:rsidRPr="00000000">
          <w:rPr>
            <w:b w:val="1"/>
            <w:bCs w:val="1"/>
            <w:rtl w:val="0"/>
            <w:rPrChange w:author="Merlin Weiss" w:id="30" w:date="2026-09-04T12:50:53Z">
              <w:rPr/>
            </w:rPrChange>
          </w:rPr>
          <w:t xml:space="preserve">Meiners, S.J., Cadotte, M.W., Fridley, J.D., Pickett, S.T.A. &amp; Walker, L.R. (2015). Is successional research nearing its climax? New approaches for understanding dynamic communities. </w:t>
        </w:r>
      </w:hyperlink>
      <w:hyperlink r:id="rId366">
        <w:r w:rsidDel="00000000" w:rsidR="00000000" w:rsidRPr="00000000">
          <w:rPr>
            <w:b w:val="1"/>
            <w:bCs w:val="1"/>
            <w:rtl w:val="0"/>
            <w:rPrChange w:author="Merlin Weiss" w:id="30" w:date="2026-09-04T12:50:53Z">
              <w:rPr>
                <w:i w:val="1"/>
                <w:iCs w:val="1"/>
              </w:rPr>
            </w:rPrChange>
          </w:rPr>
          <w:t xml:space="preserve">Functional Ecology</w:t>
        </w:r>
      </w:hyperlink>
      <w:hyperlink r:id="rId367">
        <w:r w:rsidDel="00000000" w:rsidR="00000000" w:rsidRPr="00000000">
          <w:rPr>
            <w:b w:val="1"/>
            <w:bCs w:val="1"/>
            <w:rtl w:val="0"/>
            <w:rPrChange w:author="Merlin Weiss" w:id="30" w:date="2026-09-04T12:50:53Z">
              <w:rPr/>
            </w:rPrChange>
          </w:rPr>
          <w:t xml:space="preserve">, 29, 154–164. </w:t>
        </w:r>
      </w:hyperlink>
      <w:r w:rsidDel="00000000" w:rsidR="00000000" w:rsidRPr="00000000">
        <w:rPr>
          <w:rtl w:val="0"/>
        </w:rPr>
      </w:r>
    </w:p>
    <w:p w:rsidR="00000000" w:rsidDel="00000000" w:rsidP="00000000" w:rsidRDefault="00000000" w:rsidRPr="00000000" w14:paraId="000000B0">
      <w:pPr>
        <w:spacing w:after="0" w:line="240" w:lineRule="auto"/>
        <w:ind w:left="720"/>
        <w:rPr>
          <w:b w:val="1"/>
          <w:bCs w:val="1"/>
          <w:rPrChange w:author="Merlin Weiss" w:id="30" w:date="2026-09-04T12:50:53Z">
            <w:rPr/>
          </w:rPrChange>
        </w:rPr>
      </w:pPr>
      <w:hyperlink r:id="rId368">
        <w:r w:rsidDel="00000000" w:rsidR="00000000" w:rsidRPr="00000000">
          <w:rPr>
            <w:b w:val="1"/>
            <w:bCs w:val="1"/>
            <w:rtl w:val="0"/>
            <w:rPrChange w:author="Merlin Weiss" w:id="30" w:date="2026-09-04T12:50:53Z">
              <w:rPr/>
            </w:rPrChange>
          </w:rPr>
          <w:t xml:space="preserve">Michalet, R., Brooker, R.W., Cavieres, L.A., Kikvidze, Z., Lortie, C.J., Pugnaire, F.I., </w:t>
        </w:r>
      </w:hyperlink>
      <w:hyperlink r:id="rId369">
        <w:r w:rsidDel="00000000" w:rsidR="00000000" w:rsidRPr="00000000">
          <w:rPr>
            <w:b w:val="1"/>
            <w:bCs w:val="1"/>
            <w:rtl w:val="0"/>
            <w:rPrChange w:author="Merlin Weiss" w:id="30" w:date="2026-09-04T12:50:53Z">
              <w:rPr>
                <w:i w:val="1"/>
                <w:iCs w:val="1"/>
              </w:rPr>
            </w:rPrChange>
          </w:rPr>
          <w:t xml:space="preserve">et al.</w:t>
        </w:r>
      </w:hyperlink>
      <w:hyperlink r:id="rId370">
        <w:r w:rsidDel="00000000" w:rsidR="00000000" w:rsidRPr="00000000">
          <w:rPr>
            <w:b w:val="1"/>
            <w:bCs w:val="1"/>
            <w:rtl w:val="0"/>
            <w:rPrChange w:author="Merlin Weiss" w:id="30" w:date="2026-09-04T12:50:53Z">
              <w:rPr/>
            </w:rPrChange>
          </w:rPr>
          <w:t xml:space="preserve"> (2006). Do biotic interactions shape both sides of the humped-back model of species richness in plant communities? </w:t>
        </w:r>
      </w:hyperlink>
      <w:hyperlink r:id="rId371">
        <w:r w:rsidDel="00000000" w:rsidR="00000000" w:rsidRPr="00000000">
          <w:rPr>
            <w:b w:val="1"/>
            <w:bCs w:val="1"/>
            <w:rtl w:val="0"/>
            <w:rPrChange w:author="Merlin Weiss" w:id="30" w:date="2026-09-04T12:50:53Z">
              <w:rPr>
                <w:i w:val="1"/>
                <w:iCs w:val="1"/>
              </w:rPr>
            </w:rPrChange>
          </w:rPr>
          <w:t xml:space="preserve">Ecology Letters</w:t>
        </w:r>
      </w:hyperlink>
      <w:hyperlink r:id="rId372">
        <w:r w:rsidDel="00000000" w:rsidR="00000000" w:rsidRPr="00000000">
          <w:rPr>
            <w:b w:val="1"/>
            <w:bCs w:val="1"/>
            <w:rtl w:val="0"/>
            <w:rPrChange w:author="Merlin Weiss" w:id="30" w:date="2026-09-04T12:50:53Z">
              <w:rPr/>
            </w:rPrChange>
          </w:rPr>
          <w:t xml:space="preserve">, 9, 767–773. </w:t>
        </w:r>
      </w:hyperlink>
      <w:r w:rsidDel="00000000" w:rsidR="00000000" w:rsidRPr="00000000">
        <w:rPr>
          <w:rtl w:val="0"/>
        </w:rPr>
      </w:r>
    </w:p>
    <w:p w:rsidR="00000000" w:rsidDel="00000000" w:rsidP="00000000" w:rsidRDefault="00000000" w:rsidRPr="00000000" w14:paraId="000000B1">
      <w:pPr>
        <w:spacing w:after="0" w:line="240" w:lineRule="auto"/>
        <w:ind w:left="720"/>
        <w:rPr>
          <w:b w:val="1"/>
          <w:bCs w:val="1"/>
          <w:rPrChange w:author="Merlin Weiss" w:id="30" w:date="2026-09-04T12:50:53Z">
            <w:rPr/>
          </w:rPrChange>
        </w:rPr>
      </w:pPr>
      <w:hyperlink r:id="rId373">
        <w:r w:rsidDel="00000000" w:rsidR="00000000" w:rsidRPr="00000000">
          <w:rPr>
            <w:b w:val="1"/>
            <w:bCs w:val="1"/>
            <w:rtl w:val="0"/>
            <w:rPrChange w:author="Merlin Weiss" w:id="30" w:date="2026-09-04T12:50:53Z">
              <w:rPr/>
            </w:rPrChange>
          </w:rPr>
          <w:t xml:space="preserve">Mod, H.K., Scherrer, D., Luoto, M. &amp; Guisan, A. (2016). What we use is not what we know: environmental predictors in plant distribution models. </w:t>
        </w:r>
      </w:hyperlink>
      <w:hyperlink r:id="rId374">
        <w:r w:rsidDel="00000000" w:rsidR="00000000" w:rsidRPr="00000000">
          <w:rPr>
            <w:b w:val="1"/>
            <w:bCs w:val="1"/>
            <w:rtl w:val="0"/>
            <w:rPrChange w:author="Merlin Weiss" w:id="30" w:date="2026-09-04T12:50:53Z">
              <w:rPr>
                <w:i w:val="1"/>
                <w:iCs w:val="1"/>
              </w:rPr>
            </w:rPrChange>
          </w:rPr>
          <w:t xml:space="preserve">Journal of Vegetation Science</w:t>
        </w:r>
      </w:hyperlink>
      <w:hyperlink r:id="rId375">
        <w:r w:rsidDel="00000000" w:rsidR="00000000" w:rsidRPr="00000000">
          <w:rPr>
            <w:b w:val="1"/>
            <w:bCs w:val="1"/>
            <w:rtl w:val="0"/>
            <w:rPrChange w:author="Merlin Weiss" w:id="30" w:date="2026-09-04T12:50:53Z">
              <w:rPr/>
            </w:rPrChange>
          </w:rPr>
          <w:t xml:space="preserve">, 27, 1308–1322. </w:t>
        </w:r>
      </w:hyperlink>
      <w:r w:rsidDel="00000000" w:rsidR="00000000" w:rsidRPr="00000000">
        <w:rPr>
          <w:rtl w:val="0"/>
        </w:rPr>
      </w:r>
    </w:p>
    <w:p w:rsidR="00000000" w:rsidDel="00000000" w:rsidP="00000000" w:rsidRDefault="00000000" w:rsidRPr="00000000" w14:paraId="000000B2">
      <w:pPr>
        <w:spacing w:after="0" w:line="240" w:lineRule="auto"/>
        <w:ind w:left="720"/>
        <w:rPr>
          <w:b w:val="1"/>
          <w:bCs w:val="1"/>
          <w:rPrChange w:author="Merlin Weiss" w:id="30" w:date="2026-09-04T12:50:53Z">
            <w:rPr/>
          </w:rPrChange>
        </w:rPr>
      </w:pPr>
      <w:hyperlink r:id="rId376">
        <w:r w:rsidDel="00000000" w:rsidR="00000000" w:rsidRPr="00000000">
          <w:rPr>
            <w:b w:val="1"/>
            <w:bCs w:val="1"/>
            <w:rtl w:val="0"/>
            <w:rPrChange w:author="Merlin Weiss" w:id="30" w:date="2026-09-04T12:50:53Z">
              <w:rPr/>
            </w:rPrChange>
          </w:rPr>
          <w:t xml:space="preserve">Mori, A.S., Lertzman, K.P. &amp; Gustafsson, L. (2017). Biodiversity and ecosystem services in forest ecosystems: a research agenda for applied forest ecology. </w:t>
        </w:r>
      </w:hyperlink>
      <w:hyperlink r:id="rId377">
        <w:r w:rsidDel="00000000" w:rsidR="00000000" w:rsidRPr="00000000">
          <w:rPr>
            <w:b w:val="1"/>
            <w:bCs w:val="1"/>
            <w:rtl w:val="0"/>
            <w:rPrChange w:author="Merlin Weiss" w:id="30" w:date="2026-09-04T12:50:53Z">
              <w:rPr>
                <w:i w:val="1"/>
                <w:iCs w:val="1"/>
              </w:rPr>
            </w:rPrChange>
          </w:rPr>
          <w:t xml:space="preserve">Journal of Applied Ecology</w:t>
        </w:r>
      </w:hyperlink>
      <w:hyperlink r:id="rId378">
        <w:r w:rsidDel="00000000" w:rsidR="00000000" w:rsidRPr="00000000">
          <w:rPr>
            <w:b w:val="1"/>
            <w:bCs w:val="1"/>
            <w:rtl w:val="0"/>
            <w:rPrChange w:author="Merlin Weiss" w:id="30" w:date="2026-09-04T12:50:53Z">
              <w:rPr/>
            </w:rPrChange>
          </w:rPr>
          <w:t xml:space="preserve">, 54, 12–27. </w:t>
        </w:r>
      </w:hyperlink>
      <w:r w:rsidDel="00000000" w:rsidR="00000000" w:rsidRPr="00000000">
        <w:rPr>
          <w:rtl w:val="0"/>
        </w:rPr>
      </w:r>
    </w:p>
    <w:p w:rsidR="00000000" w:rsidDel="00000000" w:rsidP="00000000" w:rsidRDefault="00000000" w:rsidRPr="00000000" w14:paraId="000000B3">
      <w:pPr>
        <w:spacing w:after="0" w:line="240" w:lineRule="auto"/>
        <w:ind w:left="720"/>
        <w:rPr>
          <w:b w:val="1"/>
          <w:bCs w:val="1"/>
          <w:rPrChange w:author="Merlin Weiss" w:id="30" w:date="2026-09-04T12:50:53Z">
            <w:rPr/>
          </w:rPrChange>
        </w:rPr>
      </w:pPr>
      <w:hyperlink r:id="rId379">
        <w:r w:rsidDel="00000000" w:rsidR="00000000" w:rsidRPr="00000000">
          <w:rPr>
            <w:b w:val="1"/>
            <w:bCs w:val="1"/>
            <w:rtl w:val="0"/>
            <w:rPrChange w:author="Merlin Weiss" w:id="30" w:date="2026-09-04T12:50:53Z">
              <w:rPr/>
            </w:rPrChange>
          </w:rPr>
          <w:t xml:space="preserve">Norden, N., Angarita, H.A., Bongers, F., Martínez-Ramos, M., Granzow-de la Cerda, I., van Breugel, M., </w:t>
        </w:r>
      </w:hyperlink>
      <w:hyperlink r:id="rId380">
        <w:r w:rsidDel="00000000" w:rsidR="00000000" w:rsidRPr="00000000">
          <w:rPr>
            <w:b w:val="1"/>
            <w:bCs w:val="1"/>
            <w:rtl w:val="0"/>
            <w:rPrChange w:author="Merlin Weiss" w:id="30" w:date="2026-09-04T12:50:53Z">
              <w:rPr>
                <w:i w:val="1"/>
                <w:iCs w:val="1"/>
              </w:rPr>
            </w:rPrChange>
          </w:rPr>
          <w:t xml:space="preserve">et al.</w:t>
        </w:r>
      </w:hyperlink>
      <w:hyperlink r:id="rId381">
        <w:r w:rsidDel="00000000" w:rsidR="00000000" w:rsidRPr="00000000">
          <w:rPr>
            <w:b w:val="1"/>
            <w:bCs w:val="1"/>
            <w:rtl w:val="0"/>
            <w:rPrChange w:author="Merlin Weiss" w:id="30" w:date="2026-09-04T12:50:53Z">
              <w:rPr/>
            </w:rPrChange>
          </w:rPr>
          <w:t xml:space="preserve"> (2015). Successional dynamics in Neotropical forests are as uncertain as they are predictable. </w:t>
        </w:r>
      </w:hyperlink>
      <w:hyperlink r:id="rId382">
        <w:r w:rsidDel="00000000" w:rsidR="00000000" w:rsidRPr="00000000">
          <w:rPr>
            <w:b w:val="1"/>
            <w:bCs w:val="1"/>
            <w:rtl w:val="0"/>
            <w:rPrChange w:author="Merlin Weiss" w:id="30" w:date="2026-09-04T12:50:53Z">
              <w:rPr>
                <w:i w:val="1"/>
                <w:iCs w:val="1"/>
              </w:rPr>
            </w:rPrChange>
          </w:rPr>
          <w:t xml:space="preserve">Proceedings of the National Academy of Sciences</w:t>
        </w:r>
      </w:hyperlink>
      <w:hyperlink r:id="rId383">
        <w:r w:rsidDel="00000000" w:rsidR="00000000" w:rsidRPr="00000000">
          <w:rPr>
            <w:b w:val="1"/>
            <w:bCs w:val="1"/>
            <w:rtl w:val="0"/>
            <w:rPrChange w:author="Merlin Weiss" w:id="30" w:date="2026-09-04T12:50:53Z">
              <w:rPr/>
            </w:rPrChange>
          </w:rPr>
          <w:t xml:space="preserve">, 112, 8013–8018. </w:t>
        </w:r>
      </w:hyperlink>
      <w:r w:rsidDel="00000000" w:rsidR="00000000" w:rsidRPr="00000000">
        <w:rPr>
          <w:rtl w:val="0"/>
        </w:rPr>
      </w:r>
    </w:p>
    <w:p w:rsidR="00000000" w:rsidDel="00000000" w:rsidP="00000000" w:rsidRDefault="00000000" w:rsidRPr="00000000" w14:paraId="000000B4">
      <w:pPr>
        <w:spacing w:after="0" w:line="240" w:lineRule="auto"/>
        <w:ind w:left="720"/>
        <w:rPr>
          <w:b w:val="1"/>
          <w:bCs w:val="1"/>
          <w:rPrChange w:author="Merlin Weiss" w:id="30" w:date="2026-09-04T12:50:53Z">
            <w:rPr/>
          </w:rPrChange>
        </w:rPr>
      </w:pPr>
      <w:hyperlink r:id="rId384">
        <w:r w:rsidDel="00000000" w:rsidR="00000000" w:rsidRPr="00000000">
          <w:rPr>
            <w:b w:val="1"/>
            <w:bCs w:val="1"/>
            <w:rtl w:val="0"/>
            <w:rPrChange w:author="Merlin Weiss" w:id="30" w:date="2026-09-04T12:50:53Z">
              <w:rPr/>
            </w:rPrChange>
          </w:rPr>
          <w:t xml:space="preserve">Odum, E.P. (1969). The Strategy of Ecosystem Development. </w:t>
        </w:r>
      </w:hyperlink>
      <w:hyperlink r:id="rId385">
        <w:r w:rsidDel="00000000" w:rsidR="00000000" w:rsidRPr="00000000">
          <w:rPr>
            <w:b w:val="1"/>
            <w:bCs w:val="1"/>
            <w:rtl w:val="0"/>
            <w:rPrChange w:author="Merlin Weiss" w:id="30" w:date="2026-09-04T12:50:53Z">
              <w:rPr>
                <w:i w:val="1"/>
                <w:iCs w:val="1"/>
              </w:rPr>
            </w:rPrChange>
          </w:rPr>
          <w:t xml:space="preserve">Science</w:t>
        </w:r>
      </w:hyperlink>
      <w:hyperlink r:id="rId386">
        <w:r w:rsidDel="00000000" w:rsidR="00000000" w:rsidRPr="00000000">
          <w:rPr>
            <w:b w:val="1"/>
            <w:bCs w:val="1"/>
            <w:rtl w:val="0"/>
            <w:rPrChange w:author="Merlin Weiss" w:id="30" w:date="2026-09-04T12:50:53Z">
              <w:rPr/>
            </w:rPrChange>
          </w:rPr>
          <w:t xml:space="preserve">, 164, 262–270. </w:t>
        </w:r>
      </w:hyperlink>
      <w:r w:rsidDel="00000000" w:rsidR="00000000" w:rsidRPr="00000000">
        <w:rPr>
          <w:rtl w:val="0"/>
        </w:rPr>
      </w:r>
    </w:p>
    <w:p w:rsidR="00000000" w:rsidDel="00000000" w:rsidP="00000000" w:rsidRDefault="00000000" w:rsidRPr="00000000" w14:paraId="000000B5">
      <w:pPr>
        <w:spacing w:after="0" w:line="240" w:lineRule="auto"/>
        <w:ind w:left="720"/>
        <w:rPr>
          <w:b w:val="1"/>
          <w:bCs w:val="1"/>
          <w:rPrChange w:author="Merlin Weiss" w:id="30" w:date="2026-09-04T12:50:53Z">
            <w:rPr/>
          </w:rPrChange>
        </w:rPr>
      </w:pPr>
      <w:hyperlink r:id="rId387">
        <w:r w:rsidDel="00000000" w:rsidR="00000000" w:rsidRPr="00000000">
          <w:rPr>
            <w:b w:val="1"/>
            <w:bCs w:val="1"/>
            <w:rtl w:val="0"/>
            <w:rPrChange w:author="Merlin Weiss" w:id="30" w:date="2026-09-04T12:50:53Z">
              <w:rPr/>
            </w:rPrChange>
          </w:rPr>
          <w:t xml:space="preserve">Oliver, C. &amp; Larson, B. (1996). Forest Stand Dynamics, Update Edition. </w:t>
        </w:r>
      </w:hyperlink>
      <w:hyperlink r:id="rId388">
        <w:r w:rsidDel="00000000" w:rsidR="00000000" w:rsidRPr="00000000">
          <w:rPr>
            <w:b w:val="1"/>
            <w:bCs w:val="1"/>
            <w:rtl w:val="0"/>
            <w:rPrChange w:author="Merlin Weiss" w:id="30" w:date="2026-09-04T12:50:53Z">
              <w:rPr>
                <w:i w:val="1"/>
                <w:iCs w:val="1"/>
              </w:rPr>
            </w:rPrChange>
          </w:rPr>
          <w:t xml:space="preserve">Yale School of the Environment Other Publications</w:t>
        </w:r>
      </w:hyperlink>
      <w:hyperlink r:id="rId389">
        <w:r w:rsidDel="00000000" w:rsidR="00000000" w:rsidRPr="00000000">
          <w:rPr>
            <w:b w:val="1"/>
            <w:bCs w:val="1"/>
            <w:rtl w:val="0"/>
            <w:rPrChange w:author="Merlin Weiss" w:id="30" w:date="2026-09-04T12:50:53Z">
              <w:rPr/>
            </w:rPrChange>
          </w:rPr>
          <w:t xml:space="preserve">. </w:t>
        </w:r>
      </w:hyperlink>
      <w:r w:rsidDel="00000000" w:rsidR="00000000" w:rsidRPr="00000000">
        <w:rPr>
          <w:rtl w:val="0"/>
        </w:rPr>
      </w:r>
    </w:p>
    <w:p w:rsidR="00000000" w:rsidDel="00000000" w:rsidP="00000000" w:rsidRDefault="00000000" w:rsidRPr="00000000" w14:paraId="000000B6">
      <w:pPr>
        <w:spacing w:after="0" w:line="240" w:lineRule="auto"/>
        <w:ind w:left="720"/>
        <w:rPr>
          <w:b w:val="1"/>
          <w:bCs w:val="1"/>
          <w:rPrChange w:author="Merlin Weiss" w:id="30" w:date="2026-09-04T12:50:53Z">
            <w:rPr/>
          </w:rPrChange>
        </w:rPr>
      </w:pPr>
      <w:hyperlink r:id="rId390">
        <w:r w:rsidDel="00000000" w:rsidR="00000000" w:rsidRPr="00000000">
          <w:rPr>
            <w:b w:val="1"/>
            <w:bCs w:val="1"/>
            <w:rtl w:val="0"/>
            <w:rPrChange w:author="Merlin Weiss" w:id="30" w:date="2026-09-04T12:50:53Z">
              <w:rPr/>
            </w:rPrChange>
          </w:rPr>
          <w:t xml:space="preserve">Poorter, L., Amissah, L., Bongers, F., Hordijk, I., Kok, J., Laurance, S.G.W., </w:t>
        </w:r>
      </w:hyperlink>
      <w:hyperlink r:id="rId391">
        <w:r w:rsidDel="00000000" w:rsidR="00000000" w:rsidRPr="00000000">
          <w:rPr>
            <w:b w:val="1"/>
            <w:bCs w:val="1"/>
            <w:rtl w:val="0"/>
            <w:rPrChange w:author="Merlin Weiss" w:id="30" w:date="2026-09-04T12:50:53Z">
              <w:rPr>
                <w:i w:val="1"/>
                <w:iCs w:val="1"/>
              </w:rPr>
            </w:rPrChange>
          </w:rPr>
          <w:t xml:space="preserve">et al.</w:t>
        </w:r>
      </w:hyperlink>
      <w:hyperlink r:id="rId392">
        <w:r w:rsidDel="00000000" w:rsidR="00000000" w:rsidRPr="00000000">
          <w:rPr>
            <w:b w:val="1"/>
            <w:bCs w:val="1"/>
            <w:rtl w:val="0"/>
            <w:rPrChange w:author="Merlin Weiss" w:id="30" w:date="2026-09-04T12:50:53Z">
              <w:rPr/>
            </w:rPrChange>
          </w:rPr>
          <w:t xml:space="preserve"> (2023). Successional theories. </w:t>
        </w:r>
      </w:hyperlink>
      <w:hyperlink r:id="rId393">
        <w:r w:rsidDel="00000000" w:rsidR="00000000" w:rsidRPr="00000000">
          <w:rPr>
            <w:b w:val="1"/>
            <w:bCs w:val="1"/>
            <w:rtl w:val="0"/>
            <w:rPrChange w:author="Merlin Weiss" w:id="30" w:date="2026-09-04T12:50:53Z">
              <w:rPr>
                <w:i w:val="1"/>
                <w:iCs w:val="1"/>
              </w:rPr>
            </w:rPrChange>
          </w:rPr>
          <w:t xml:space="preserve">Biological Reviews</w:t>
        </w:r>
      </w:hyperlink>
      <w:hyperlink r:id="rId394">
        <w:r w:rsidDel="00000000" w:rsidR="00000000" w:rsidRPr="00000000">
          <w:rPr>
            <w:b w:val="1"/>
            <w:bCs w:val="1"/>
            <w:rtl w:val="0"/>
            <w:rPrChange w:author="Merlin Weiss" w:id="30" w:date="2026-09-04T12:50:53Z">
              <w:rPr/>
            </w:rPrChange>
          </w:rPr>
          <w:t xml:space="preserve">, 98, 2049–2077. </w:t>
        </w:r>
      </w:hyperlink>
      <w:r w:rsidDel="00000000" w:rsidR="00000000" w:rsidRPr="00000000">
        <w:rPr>
          <w:rtl w:val="0"/>
        </w:rPr>
      </w:r>
    </w:p>
    <w:p w:rsidR="00000000" w:rsidDel="00000000" w:rsidP="00000000" w:rsidRDefault="00000000" w:rsidRPr="00000000" w14:paraId="000000B7">
      <w:pPr>
        <w:spacing w:after="0" w:line="240" w:lineRule="auto"/>
        <w:ind w:left="720"/>
        <w:rPr>
          <w:b w:val="1"/>
          <w:bCs w:val="1"/>
          <w:rPrChange w:author="Merlin Weiss" w:id="30" w:date="2026-09-04T12:50:53Z">
            <w:rPr/>
          </w:rPrChange>
        </w:rPr>
      </w:pPr>
      <w:hyperlink r:id="rId395">
        <w:r w:rsidDel="00000000" w:rsidR="00000000" w:rsidRPr="00000000">
          <w:rPr>
            <w:b w:val="1"/>
            <w:bCs w:val="1"/>
            <w:rtl w:val="0"/>
            <w:rPrChange w:author="Merlin Weiss" w:id="30" w:date="2026-09-04T12:50:53Z">
              <w:rPr/>
            </w:rPrChange>
          </w:rPr>
          <w:t xml:space="preserve">Poorter, L., Craven, D., Jakovac, C.C., van der Sande, M.T., Amissah, L., Bongers, F., </w:t>
        </w:r>
      </w:hyperlink>
      <w:hyperlink r:id="rId396">
        <w:r w:rsidDel="00000000" w:rsidR="00000000" w:rsidRPr="00000000">
          <w:rPr>
            <w:b w:val="1"/>
            <w:bCs w:val="1"/>
            <w:rtl w:val="0"/>
            <w:rPrChange w:author="Merlin Weiss" w:id="30" w:date="2026-09-04T12:50:53Z">
              <w:rPr>
                <w:i w:val="1"/>
                <w:iCs w:val="1"/>
              </w:rPr>
            </w:rPrChange>
          </w:rPr>
          <w:t xml:space="preserve">et al.</w:t>
        </w:r>
      </w:hyperlink>
      <w:hyperlink r:id="rId397">
        <w:r w:rsidDel="00000000" w:rsidR="00000000" w:rsidRPr="00000000">
          <w:rPr>
            <w:b w:val="1"/>
            <w:bCs w:val="1"/>
            <w:rtl w:val="0"/>
            <w:rPrChange w:author="Merlin Weiss" w:id="30" w:date="2026-09-04T12:50:53Z">
              <w:rPr/>
            </w:rPrChange>
          </w:rPr>
          <w:t xml:space="preserve"> (2021). Multidimensional tropical forest recovery. </w:t>
        </w:r>
      </w:hyperlink>
      <w:hyperlink r:id="rId398">
        <w:r w:rsidDel="00000000" w:rsidR="00000000" w:rsidRPr="00000000">
          <w:rPr>
            <w:b w:val="1"/>
            <w:bCs w:val="1"/>
            <w:rtl w:val="0"/>
            <w:rPrChange w:author="Merlin Weiss" w:id="30" w:date="2026-09-04T12:50:53Z">
              <w:rPr>
                <w:i w:val="1"/>
                <w:iCs w:val="1"/>
              </w:rPr>
            </w:rPrChange>
          </w:rPr>
          <w:t xml:space="preserve">Science</w:t>
        </w:r>
      </w:hyperlink>
      <w:hyperlink r:id="rId399">
        <w:r w:rsidDel="00000000" w:rsidR="00000000" w:rsidRPr="00000000">
          <w:rPr>
            <w:b w:val="1"/>
            <w:bCs w:val="1"/>
            <w:rtl w:val="0"/>
            <w:rPrChange w:author="Merlin Weiss" w:id="30" w:date="2026-09-04T12:50:53Z">
              <w:rPr/>
            </w:rPrChange>
          </w:rPr>
          <w:t xml:space="preserve">, 374, 1370–1376. </w:t>
        </w:r>
      </w:hyperlink>
      <w:r w:rsidDel="00000000" w:rsidR="00000000" w:rsidRPr="00000000">
        <w:rPr>
          <w:rtl w:val="0"/>
        </w:rPr>
      </w:r>
    </w:p>
    <w:p w:rsidR="00000000" w:rsidDel="00000000" w:rsidP="00000000" w:rsidRDefault="00000000" w:rsidRPr="00000000" w14:paraId="000000B8">
      <w:pPr>
        <w:spacing w:after="0" w:line="240" w:lineRule="auto"/>
        <w:ind w:left="720"/>
        <w:rPr>
          <w:b w:val="1"/>
          <w:bCs w:val="1"/>
          <w:rPrChange w:author="Merlin Weiss" w:id="30" w:date="2026-09-04T12:50:53Z">
            <w:rPr/>
          </w:rPrChange>
        </w:rPr>
      </w:pPr>
      <w:hyperlink r:id="rId400">
        <w:r w:rsidDel="00000000" w:rsidR="00000000" w:rsidRPr="00000000">
          <w:rPr>
            <w:b w:val="1"/>
            <w:bCs w:val="1"/>
            <w:rtl w:val="0"/>
            <w:rPrChange w:author="Merlin Weiss" w:id="30" w:date="2026-09-04T12:50:53Z">
              <w:rPr/>
            </w:rPrChange>
          </w:rPr>
          <w:t xml:space="preserve">Poulter, B., Frank, D., Ciais, P., Myneni, R.B., Andela, N., Bi, J., </w:t>
        </w:r>
      </w:hyperlink>
      <w:hyperlink r:id="rId401">
        <w:r w:rsidDel="00000000" w:rsidR="00000000" w:rsidRPr="00000000">
          <w:rPr>
            <w:b w:val="1"/>
            <w:bCs w:val="1"/>
            <w:rtl w:val="0"/>
            <w:rPrChange w:author="Merlin Weiss" w:id="30" w:date="2026-09-04T12:50:53Z">
              <w:rPr>
                <w:i w:val="1"/>
                <w:iCs w:val="1"/>
              </w:rPr>
            </w:rPrChange>
          </w:rPr>
          <w:t xml:space="preserve">et al.</w:t>
        </w:r>
      </w:hyperlink>
      <w:hyperlink r:id="rId402">
        <w:r w:rsidDel="00000000" w:rsidR="00000000" w:rsidRPr="00000000">
          <w:rPr>
            <w:b w:val="1"/>
            <w:bCs w:val="1"/>
            <w:rtl w:val="0"/>
            <w:rPrChange w:author="Merlin Weiss" w:id="30" w:date="2026-09-04T12:50:53Z">
              <w:rPr/>
            </w:rPrChange>
          </w:rPr>
          <w:t xml:space="preserve"> (2014). Contribution of semi-arid ecosystems to interannual variability of the global carbon cycle. </w:t>
        </w:r>
      </w:hyperlink>
      <w:hyperlink r:id="rId403">
        <w:r w:rsidDel="00000000" w:rsidR="00000000" w:rsidRPr="00000000">
          <w:rPr>
            <w:b w:val="1"/>
            <w:bCs w:val="1"/>
            <w:rtl w:val="0"/>
            <w:rPrChange w:author="Merlin Weiss" w:id="30" w:date="2026-09-04T12:50:53Z">
              <w:rPr>
                <w:i w:val="1"/>
                <w:iCs w:val="1"/>
              </w:rPr>
            </w:rPrChange>
          </w:rPr>
          <w:t xml:space="preserve">Nature</w:t>
        </w:r>
      </w:hyperlink>
      <w:hyperlink r:id="rId404">
        <w:r w:rsidDel="00000000" w:rsidR="00000000" w:rsidRPr="00000000">
          <w:rPr>
            <w:b w:val="1"/>
            <w:bCs w:val="1"/>
            <w:rtl w:val="0"/>
            <w:rPrChange w:author="Merlin Weiss" w:id="30" w:date="2026-09-04T12:50:53Z">
              <w:rPr/>
            </w:rPrChange>
          </w:rPr>
          <w:t xml:space="preserve">, 509, 600–603. </w:t>
        </w:r>
      </w:hyperlink>
      <w:r w:rsidDel="00000000" w:rsidR="00000000" w:rsidRPr="00000000">
        <w:rPr>
          <w:rtl w:val="0"/>
        </w:rPr>
      </w:r>
    </w:p>
    <w:p w:rsidR="00000000" w:rsidDel="00000000" w:rsidP="00000000" w:rsidRDefault="00000000" w:rsidRPr="00000000" w14:paraId="000000B9">
      <w:pPr>
        <w:spacing w:after="0" w:line="240" w:lineRule="auto"/>
        <w:ind w:left="720"/>
        <w:rPr>
          <w:b w:val="1"/>
          <w:bCs w:val="1"/>
          <w:rPrChange w:author="Merlin Weiss" w:id="30" w:date="2026-09-04T12:50:53Z">
            <w:rPr/>
          </w:rPrChange>
        </w:rPr>
      </w:pPr>
      <w:hyperlink r:id="rId405">
        <w:r w:rsidDel="00000000" w:rsidR="00000000" w:rsidRPr="00000000">
          <w:rPr>
            <w:b w:val="1"/>
            <w:bCs w:val="1"/>
            <w:rtl w:val="0"/>
            <w:rPrChange w:author="Merlin Weiss" w:id="30" w:date="2026-09-04T12:50:53Z">
              <w:rPr/>
            </w:rPrChange>
          </w:rPr>
          <w:t xml:space="preserve">Pugh, T.A.M., Lindeskog, M., Smith, B., Poulter, B., Arneth, A., Haverd, V., </w:t>
        </w:r>
      </w:hyperlink>
      <w:hyperlink r:id="rId406">
        <w:r w:rsidDel="00000000" w:rsidR="00000000" w:rsidRPr="00000000">
          <w:rPr>
            <w:b w:val="1"/>
            <w:bCs w:val="1"/>
            <w:rtl w:val="0"/>
            <w:rPrChange w:author="Merlin Weiss" w:id="30" w:date="2026-09-04T12:50:53Z">
              <w:rPr>
                <w:i w:val="1"/>
                <w:iCs w:val="1"/>
              </w:rPr>
            </w:rPrChange>
          </w:rPr>
          <w:t xml:space="preserve">et al.</w:t>
        </w:r>
      </w:hyperlink>
      <w:hyperlink r:id="rId407">
        <w:r w:rsidDel="00000000" w:rsidR="00000000" w:rsidRPr="00000000">
          <w:rPr>
            <w:b w:val="1"/>
            <w:bCs w:val="1"/>
            <w:rtl w:val="0"/>
            <w:rPrChange w:author="Merlin Weiss" w:id="30" w:date="2026-09-04T12:50:53Z">
              <w:rPr/>
            </w:rPrChange>
          </w:rPr>
          <w:t xml:space="preserve"> (2019). Role of forest regrowth in global carbon sink dynamics. </w:t>
        </w:r>
      </w:hyperlink>
      <w:hyperlink r:id="rId408">
        <w:r w:rsidDel="00000000" w:rsidR="00000000" w:rsidRPr="00000000">
          <w:rPr>
            <w:b w:val="1"/>
            <w:bCs w:val="1"/>
            <w:rtl w:val="0"/>
            <w:rPrChange w:author="Merlin Weiss" w:id="30" w:date="2026-09-04T12:50:53Z">
              <w:rPr>
                <w:i w:val="1"/>
                <w:iCs w:val="1"/>
              </w:rPr>
            </w:rPrChange>
          </w:rPr>
          <w:t xml:space="preserve">Proceedings of the National Academy of Sciences</w:t>
        </w:r>
      </w:hyperlink>
      <w:hyperlink r:id="rId409">
        <w:r w:rsidDel="00000000" w:rsidR="00000000" w:rsidRPr="00000000">
          <w:rPr>
            <w:b w:val="1"/>
            <w:bCs w:val="1"/>
            <w:rtl w:val="0"/>
            <w:rPrChange w:author="Merlin Weiss" w:id="30" w:date="2026-09-04T12:50:53Z">
              <w:rPr/>
            </w:rPrChange>
          </w:rPr>
          <w:t xml:space="preserve">, 116, 4382–4387. </w:t>
        </w:r>
      </w:hyperlink>
      <w:r w:rsidDel="00000000" w:rsidR="00000000" w:rsidRPr="00000000">
        <w:rPr>
          <w:rtl w:val="0"/>
        </w:rPr>
      </w:r>
    </w:p>
    <w:p w:rsidR="00000000" w:rsidDel="00000000" w:rsidP="00000000" w:rsidRDefault="00000000" w:rsidRPr="00000000" w14:paraId="000000BA">
      <w:pPr>
        <w:spacing w:after="0" w:line="240" w:lineRule="auto"/>
        <w:ind w:left="720"/>
        <w:rPr>
          <w:b w:val="1"/>
          <w:bCs w:val="1"/>
          <w:rPrChange w:author="Merlin Weiss" w:id="30" w:date="2026-09-04T12:50:53Z">
            <w:rPr/>
          </w:rPrChange>
        </w:rPr>
      </w:pPr>
      <w:hyperlink r:id="rId410">
        <w:r w:rsidDel="00000000" w:rsidR="00000000" w:rsidRPr="00000000">
          <w:rPr>
            <w:b w:val="1"/>
            <w:bCs w:val="1"/>
            <w:rtl w:val="0"/>
            <w:rPrChange w:author="Merlin Weiss" w:id="30" w:date="2026-09-04T12:50:53Z">
              <w:rPr/>
            </w:rPrChange>
          </w:rPr>
          <w:t xml:space="preserve">Reich, P.B. (2014). The world-wide ‘fast–slow’ plant economics spectrum: a traits manifesto. </w:t>
        </w:r>
      </w:hyperlink>
      <w:hyperlink r:id="rId411">
        <w:r w:rsidDel="00000000" w:rsidR="00000000" w:rsidRPr="00000000">
          <w:rPr>
            <w:b w:val="1"/>
            <w:bCs w:val="1"/>
            <w:rtl w:val="0"/>
            <w:rPrChange w:author="Merlin Weiss" w:id="30" w:date="2026-09-04T12:50:53Z">
              <w:rPr>
                <w:i w:val="1"/>
                <w:iCs w:val="1"/>
              </w:rPr>
            </w:rPrChange>
          </w:rPr>
          <w:t xml:space="preserve">Journal of Ecology</w:t>
        </w:r>
      </w:hyperlink>
      <w:hyperlink r:id="rId412">
        <w:r w:rsidDel="00000000" w:rsidR="00000000" w:rsidRPr="00000000">
          <w:rPr>
            <w:b w:val="1"/>
            <w:bCs w:val="1"/>
            <w:rtl w:val="0"/>
            <w:rPrChange w:author="Merlin Weiss" w:id="30" w:date="2026-09-04T12:50:53Z">
              <w:rPr/>
            </w:rPrChange>
          </w:rPr>
          <w:t xml:space="preserve">, 102, 275–301. </w:t>
        </w:r>
      </w:hyperlink>
      <w:r w:rsidDel="00000000" w:rsidR="00000000" w:rsidRPr="00000000">
        <w:rPr>
          <w:rtl w:val="0"/>
        </w:rPr>
      </w:r>
    </w:p>
    <w:p w:rsidR="00000000" w:rsidDel="00000000" w:rsidP="00000000" w:rsidRDefault="00000000" w:rsidRPr="00000000" w14:paraId="000000BB">
      <w:pPr>
        <w:spacing w:after="0" w:line="240" w:lineRule="auto"/>
        <w:ind w:left="720"/>
        <w:rPr>
          <w:b w:val="1"/>
          <w:bCs w:val="1"/>
          <w:rPrChange w:author="Merlin Weiss" w:id="30" w:date="2026-09-04T12:50:53Z">
            <w:rPr/>
          </w:rPrChange>
        </w:rPr>
      </w:pPr>
      <w:hyperlink r:id="rId413">
        <w:r w:rsidDel="00000000" w:rsidR="00000000" w:rsidRPr="00000000">
          <w:rPr>
            <w:b w:val="1"/>
            <w:bCs w:val="1"/>
            <w:rtl w:val="0"/>
            <w:rPrChange w:author="Merlin Weiss" w:id="30" w:date="2026-09-04T12:50:53Z">
              <w:rPr/>
            </w:rPrChange>
          </w:rPr>
          <w:t xml:space="preserve">Rueda, M., Godoy, O. &amp; Hawkins, B.A. (2018). Trait syndromes among North American trees are evolutionarily conserved and show adaptive value over broad geographic scales. </w:t>
        </w:r>
      </w:hyperlink>
      <w:hyperlink r:id="rId414">
        <w:r w:rsidDel="00000000" w:rsidR="00000000" w:rsidRPr="00000000">
          <w:rPr>
            <w:b w:val="1"/>
            <w:bCs w:val="1"/>
            <w:rtl w:val="0"/>
            <w:rPrChange w:author="Merlin Weiss" w:id="30" w:date="2026-09-04T12:50:53Z">
              <w:rPr>
                <w:i w:val="1"/>
                <w:iCs w:val="1"/>
              </w:rPr>
            </w:rPrChange>
          </w:rPr>
          <w:t xml:space="preserve">Ecography</w:t>
        </w:r>
      </w:hyperlink>
      <w:hyperlink r:id="rId415">
        <w:r w:rsidDel="00000000" w:rsidR="00000000" w:rsidRPr="00000000">
          <w:rPr>
            <w:b w:val="1"/>
            <w:bCs w:val="1"/>
            <w:rtl w:val="0"/>
            <w:rPrChange w:author="Merlin Weiss" w:id="30" w:date="2026-09-04T12:50:53Z">
              <w:rPr/>
            </w:rPrChange>
          </w:rPr>
          <w:t xml:space="preserve">, 41, 540–550. </w:t>
        </w:r>
      </w:hyperlink>
      <w:r w:rsidDel="00000000" w:rsidR="00000000" w:rsidRPr="00000000">
        <w:rPr>
          <w:rtl w:val="0"/>
        </w:rPr>
      </w:r>
    </w:p>
    <w:p w:rsidR="00000000" w:rsidDel="00000000" w:rsidP="00000000" w:rsidRDefault="00000000" w:rsidRPr="00000000" w14:paraId="000000BC">
      <w:pPr>
        <w:spacing w:after="0" w:line="240" w:lineRule="auto"/>
        <w:ind w:left="720"/>
        <w:rPr>
          <w:b w:val="1"/>
          <w:bCs w:val="1"/>
          <w:rPrChange w:author="Merlin Weiss" w:id="30" w:date="2026-09-04T12:50:53Z">
            <w:rPr/>
          </w:rPrChange>
        </w:rPr>
      </w:pPr>
      <w:hyperlink r:id="rId416">
        <w:r w:rsidDel="00000000" w:rsidR="00000000" w:rsidRPr="00000000">
          <w:rPr>
            <w:b w:val="1"/>
            <w:bCs w:val="1"/>
            <w:rtl w:val="0"/>
            <w:rPrChange w:author="Merlin Weiss" w:id="30" w:date="2026-09-04T12:50:53Z">
              <w:rPr/>
            </w:rPrChange>
          </w:rPr>
          <w:t xml:space="preserve">Sánchez-Pinillos, M., De Cáceres, M., Ameztegui, A. &amp; Coll, L. (2019). Temporal dimension of forest vulnerability to fire along successional trajectories. </w:t>
        </w:r>
      </w:hyperlink>
      <w:hyperlink r:id="rId417">
        <w:r w:rsidDel="00000000" w:rsidR="00000000" w:rsidRPr="00000000">
          <w:rPr>
            <w:b w:val="1"/>
            <w:bCs w:val="1"/>
            <w:rtl w:val="0"/>
            <w:rPrChange w:author="Merlin Weiss" w:id="30" w:date="2026-09-04T12:50:53Z">
              <w:rPr>
                <w:i w:val="1"/>
                <w:iCs w:val="1"/>
              </w:rPr>
            </w:rPrChange>
          </w:rPr>
          <w:t xml:space="preserve">Journal of Environmental Management</w:t>
        </w:r>
      </w:hyperlink>
      <w:hyperlink r:id="rId418">
        <w:r w:rsidDel="00000000" w:rsidR="00000000" w:rsidRPr="00000000">
          <w:rPr>
            <w:b w:val="1"/>
            <w:bCs w:val="1"/>
            <w:rtl w:val="0"/>
            <w:rPrChange w:author="Merlin Weiss" w:id="30" w:date="2026-09-04T12:50:53Z">
              <w:rPr/>
            </w:rPrChange>
          </w:rPr>
          <w:t xml:space="preserve">, 248, 109301. </w:t>
        </w:r>
      </w:hyperlink>
      <w:r w:rsidDel="00000000" w:rsidR="00000000" w:rsidRPr="00000000">
        <w:rPr>
          <w:rtl w:val="0"/>
        </w:rPr>
      </w:r>
    </w:p>
    <w:p w:rsidR="00000000" w:rsidDel="00000000" w:rsidP="00000000" w:rsidRDefault="00000000" w:rsidRPr="00000000" w14:paraId="000000BD">
      <w:pPr>
        <w:spacing w:after="0" w:line="240" w:lineRule="auto"/>
        <w:ind w:left="720"/>
        <w:rPr>
          <w:b w:val="1"/>
          <w:bCs w:val="1"/>
          <w:rPrChange w:author="Merlin Weiss" w:id="30" w:date="2026-09-04T12:50:53Z">
            <w:rPr/>
          </w:rPrChange>
        </w:rPr>
      </w:pPr>
      <w:hyperlink r:id="rId419">
        <w:r w:rsidDel="00000000" w:rsidR="00000000" w:rsidRPr="00000000">
          <w:rPr>
            <w:b w:val="1"/>
            <w:bCs w:val="1"/>
            <w:rtl w:val="0"/>
            <w:rPrChange w:author="Merlin Weiss" w:id="30" w:date="2026-09-04T12:50:53Z">
              <w:rPr/>
            </w:rPrChange>
          </w:rPr>
          <w:t xml:space="preserve">Seidl, R., Thom, D., Kautz, M., Martin-Benito, D., Peltoniemi, M., Vacchiano, G., </w:t>
        </w:r>
      </w:hyperlink>
      <w:hyperlink r:id="rId420">
        <w:r w:rsidDel="00000000" w:rsidR="00000000" w:rsidRPr="00000000">
          <w:rPr>
            <w:b w:val="1"/>
            <w:bCs w:val="1"/>
            <w:rtl w:val="0"/>
            <w:rPrChange w:author="Merlin Weiss" w:id="30" w:date="2026-09-04T12:50:53Z">
              <w:rPr>
                <w:i w:val="1"/>
                <w:iCs w:val="1"/>
              </w:rPr>
            </w:rPrChange>
          </w:rPr>
          <w:t xml:space="preserve">et al.</w:t>
        </w:r>
      </w:hyperlink>
      <w:hyperlink r:id="rId421">
        <w:r w:rsidDel="00000000" w:rsidR="00000000" w:rsidRPr="00000000">
          <w:rPr>
            <w:b w:val="1"/>
            <w:bCs w:val="1"/>
            <w:rtl w:val="0"/>
            <w:rPrChange w:author="Merlin Weiss" w:id="30" w:date="2026-09-04T12:50:53Z">
              <w:rPr/>
            </w:rPrChange>
          </w:rPr>
          <w:t xml:space="preserve"> (2017). Forest disturbances under climate change. </w:t>
        </w:r>
      </w:hyperlink>
      <w:hyperlink r:id="rId422">
        <w:r w:rsidDel="00000000" w:rsidR="00000000" w:rsidRPr="00000000">
          <w:rPr>
            <w:b w:val="1"/>
            <w:bCs w:val="1"/>
            <w:rtl w:val="0"/>
            <w:rPrChange w:author="Merlin Weiss" w:id="30" w:date="2026-09-04T12:50:53Z">
              <w:rPr>
                <w:i w:val="1"/>
                <w:iCs w:val="1"/>
              </w:rPr>
            </w:rPrChange>
          </w:rPr>
          <w:t xml:space="preserve">Nature Clim Change</w:t>
        </w:r>
      </w:hyperlink>
      <w:hyperlink r:id="rId423">
        <w:r w:rsidDel="00000000" w:rsidR="00000000" w:rsidRPr="00000000">
          <w:rPr>
            <w:b w:val="1"/>
            <w:bCs w:val="1"/>
            <w:rtl w:val="0"/>
            <w:rPrChange w:author="Merlin Weiss" w:id="30" w:date="2026-09-04T12:50:53Z">
              <w:rPr/>
            </w:rPrChange>
          </w:rPr>
          <w:t xml:space="preserve">, 7, 395–402. </w:t>
        </w:r>
      </w:hyperlink>
      <w:r w:rsidDel="00000000" w:rsidR="00000000" w:rsidRPr="00000000">
        <w:rPr>
          <w:rtl w:val="0"/>
        </w:rPr>
      </w:r>
    </w:p>
    <w:p w:rsidR="00000000" w:rsidDel="00000000" w:rsidP="00000000" w:rsidRDefault="00000000" w:rsidRPr="00000000" w14:paraId="000000BE">
      <w:pPr>
        <w:spacing w:after="0" w:line="240" w:lineRule="auto"/>
        <w:ind w:left="720"/>
        <w:rPr>
          <w:b w:val="1"/>
          <w:bCs w:val="1"/>
          <w:rPrChange w:author="Merlin Weiss" w:id="30" w:date="2026-09-04T12:50:53Z">
            <w:rPr/>
          </w:rPrChange>
        </w:rPr>
      </w:pPr>
      <w:hyperlink r:id="rId424">
        <w:r w:rsidDel="00000000" w:rsidR="00000000" w:rsidRPr="00000000">
          <w:rPr>
            <w:b w:val="1"/>
            <w:bCs w:val="1"/>
            <w:rtl w:val="0"/>
            <w:rPrChange w:author="Merlin Weiss" w:id="30" w:date="2026-09-04T12:50:53Z">
              <w:rPr/>
            </w:rPrChange>
          </w:rPr>
          <w:t xml:space="preserve">Štrumbelj, E. &amp; Kononenko, I. (2014). Explaining prediction models and individual predictions with feature contributions. </w:t>
        </w:r>
      </w:hyperlink>
      <w:hyperlink r:id="rId425">
        <w:r w:rsidDel="00000000" w:rsidR="00000000" w:rsidRPr="00000000">
          <w:rPr>
            <w:b w:val="1"/>
            <w:bCs w:val="1"/>
            <w:rtl w:val="0"/>
            <w:rPrChange w:author="Merlin Weiss" w:id="30" w:date="2026-09-04T12:50:53Z">
              <w:rPr>
                <w:i w:val="1"/>
                <w:iCs w:val="1"/>
              </w:rPr>
            </w:rPrChange>
          </w:rPr>
          <w:t xml:space="preserve">Knowl Inf Syst</w:t>
        </w:r>
      </w:hyperlink>
      <w:hyperlink r:id="rId426">
        <w:r w:rsidDel="00000000" w:rsidR="00000000" w:rsidRPr="00000000">
          <w:rPr>
            <w:b w:val="1"/>
            <w:bCs w:val="1"/>
            <w:rtl w:val="0"/>
            <w:rPrChange w:author="Merlin Weiss" w:id="30" w:date="2026-09-04T12:50:53Z">
              <w:rPr/>
            </w:rPrChange>
          </w:rPr>
          <w:t xml:space="preserve">, 41, 647–665. </w:t>
        </w:r>
      </w:hyperlink>
      <w:r w:rsidDel="00000000" w:rsidR="00000000" w:rsidRPr="00000000">
        <w:rPr>
          <w:rtl w:val="0"/>
        </w:rPr>
      </w:r>
    </w:p>
    <w:p w:rsidR="00000000" w:rsidDel="00000000" w:rsidP="00000000" w:rsidRDefault="00000000" w:rsidRPr="00000000" w14:paraId="000000BF">
      <w:pPr>
        <w:spacing w:after="0" w:line="240" w:lineRule="auto"/>
        <w:ind w:left="720"/>
        <w:rPr>
          <w:b w:val="1"/>
          <w:bCs w:val="1"/>
          <w:rPrChange w:author="Merlin Weiss" w:id="30" w:date="2026-09-04T12:50:53Z">
            <w:rPr/>
          </w:rPrChange>
        </w:rPr>
      </w:pPr>
      <w:hyperlink r:id="rId427">
        <w:r w:rsidDel="00000000" w:rsidR="00000000" w:rsidRPr="00000000">
          <w:rPr>
            <w:b w:val="1"/>
            <w:bCs w:val="1"/>
            <w:rtl w:val="0"/>
            <w:rPrChange w:author="Merlin Weiss" w:id="30" w:date="2026-09-04T12:50:53Z">
              <w:rPr/>
            </w:rPrChange>
          </w:rPr>
          <w:t xml:space="preserve">Swenson, N.G. &amp; Enquist, B.J. (2007). Ecological and evolutionary determinants of a key plant functional trait: wood density and its community-wide variation across latitude and elevation. </w:t>
        </w:r>
      </w:hyperlink>
      <w:hyperlink r:id="rId428">
        <w:r w:rsidDel="00000000" w:rsidR="00000000" w:rsidRPr="00000000">
          <w:rPr>
            <w:b w:val="1"/>
            <w:bCs w:val="1"/>
            <w:rtl w:val="0"/>
            <w:rPrChange w:author="Merlin Weiss" w:id="30" w:date="2026-09-04T12:50:53Z">
              <w:rPr>
                <w:i w:val="1"/>
                <w:iCs w:val="1"/>
              </w:rPr>
            </w:rPrChange>
          </w:rPr>
          <w:t xml:space="preserve">American Journal of Botany</w:t>
        </w:r>
      </w:hyperlink>
      <w:hyperlink r:id="rId429">
        <w:r w:rsidDel="00000000" w:rsidR="00000000" w:rsidRPr="00000000">
          <w:rPr>
            <w:b w:val="1"/>
            <w:bCs w:val="1"/>
            <w:rtl w:val="0"/>
            <w:rPrChange w:author="Merlin Weiss" w:id="30" w:date="2026-09-04T12:50:53Z">
              <w:rPr/>
            </w:rPrChange>
          </w:rPr>
          <w:t xml:space="preserve">, 94, 451–459. </w:t>
        </w:r>
      </w:hyperlink>
      <w:r w:rsidDel="00000000" w:rsidR="00000000" w:rsidRPr="00000000">
        <w:rPr>
          <w:rtl w:val="0"/>
        </w:rPr>
      </w:r>
    </w:p>
    <w:p w:rsidR="00000000" w:rsidDel="00000000" w:rsidP="00000000" w:rsidRDefault="00000000" w:rsidRPr="00000000" w14:paraId="000000C0">
      <w:pPr>
        <w:spacing w:after="0" w:line="240" w:lineRule="auto"/>
        <w:ind w:left="720"/>
        <w:rPr>
          <w:b w:val="1"/>
          <w:bCs w:val="1"/>
          <w:rPrChange w:author="Merlin Weiss" w:id="30" w:date="2026-09-04T12:50:53Z">
            <w:rPr/>
          </w:rPrChange>
        </w:rPr>
      </w:pPr>
      <w:hyperlink r:id="rId430">
        <w:r w:rsidDel="00000000" w:rsidR="00000000" w:rsidRPr="00000000">
          <w:rPr>
            <w:b w:val="1"/>
            <w:bCs w:val="1"/>
            <w:rtl w:val="0"/>
            <w:rPrChange w:author="Merlin Weiss" w:id="30" w:date="2026-09-04T12:50:53Z">
              <w:rPr/>
            </w:rPrChange>
          </w:rPr>
          <w:t xml:space="preserve">Thom, D., Rammer, W. &amp; Seidl, R. (2017). The impact of future forest dynamics on climate: interactive effects of changing vegetation and disturbance regimes. </w:t>
        </w:r>
      </w:hyperlink>
      <w:hyperlink r:id="rId431">
        <w:r w:rsidDel="00000000" w:rsidR="00000000" w:rsidRPr="00000000">
          <w:rPr>
            <w:b w:val="1"/>
            <w:bCs w:val="1"/>
            <w:rtl w:val="0"/>
            <w:rPrChange w:author="Merlin Weiss" w:id="30" w:date="2026-09-04T12:50:53Z">
              <w:rPr>
                <w:i w:val="1"/>
                <w:iCs w:val="1"/>
              </w:rPr>
            </w:rPrChange>
          </w:rPr>
          <w:t xml:space="preserve">Ecological Monographs</w:t>
        </w:r>
      </w:hyperlink>
      <w:hyperlink r:id="rId432">
        <w:r w:rsidDel="00000000" w:rsidR="00000000" w:rsidRPr="00000000">
          <w:rPr>
            <w:b w:val="1"/>
            <w:bCs w:val="1"/>
            <w:rtl w:val="0"/>
            <w:rPrChange w:author="Merlin Weiss" w:id="30" w:date="2026-09-04T12:50:53Z">
              <w:rPr/>
            </w:rPrChange>
          </w:rPr>
          <w:t xml:space="preserve">, 87, 665–684. </w:t>
        </w:r>
      </w:hyperlink>
      <w:r w:rsidDel="00000000" w:rsidR="00000000" w:rsidRPr="00000000">
        <w:rPr>
          <w:rtl w:val="0"/>
        </w:rPr>
      </w:r>
    </w:p>
    <w:p w:rsidR="00000000" w:rsidDel="00000000" w:rsidP="00000000" w:rsidRDefault="00000000" w:rsidRPr="00000000" w14:paraId="000000C1">
      <w:pPr>
        <w:spacing w:after="0" w:line="240" w:lineRule="auto"/>
        <w:ind w:left="720"/>
        <w:rPr>
          <w:b w:val="1"/>
          <w:bCs w:val="1"/>
          <w:rPrChange w:author="Merlin Weiss" w:id="30" w:date="2026-09-04T12:50:53Z">
            <w:rPr/>
          </w:rPrChange>
        </w:rPr>
      </w:pPr>
      <w:hyperlink r:id="rId433">
        <w:r w:rsidDel="00000000" w:rsidR="00000000" w:rsidRPr="00000000">
          <w:rPr>
            <w:b w:val="1"/>
            <w:bCs w:val="1"/>
            <w:rtl w:val="0"/>
            <w:rPrChange w:author="Merlin Weiss" w:id="30" w:date="2026-09-04T12:50:53Z">
              <w:rPr/>
            </w:rPrChange>
          </w:rPr>
          <w:t xml:space="preserve">Violle, C., Navas, M.-L., Vile, D., Kazakou, E., Fortunel, C., Hummel, I., </w:t>
        </w:r>
      </w:hyperlink>
      <w:hyperlink r:id="rId434">
        <w:r w:rsidDel="00000000" w:rsidR="00000000" w:rsidRPr="00000000">
          <w:rPr>
            <w:b w:val="1"/>
            <w:bCs w:val="1"/>
            <w:rtl w:val="0"/>
            <w:rPrChange w:author="Merlin Weiss" w:id="30" w:date="2026-09-04T12:50:53Z">
              <w:rPr>
                <w:i w:val="1"/>
                <w:iCs w:val="1"/>
              </w:rPr>
            </w:rPrChange>
          </w:rPr>
          <w:t xml:space="preserve">et al.</w:t>
        </w:r>
      </w:hyperlink>
      <w:hyperlink r:id="rId435">
        <w:r w:rsidDel="00000000" w:rsidR="00000000" w:rsidRPr="00000000">
          <w:rPr>
            <w:b w:val="1"/>
            <w:bCs w:val="1"/>
            <w:rtl w:val="0"/>
            <w:rPrChange w:author="Merlin Weiss" w:id="30" w:date="2026-09-04T12:50:53Z">
              <w:rPr/>
            </w:rPrChange>
          </w:rPr>
          <w:t xml:space="preserve"> (2007). Let the concept of trait be functional! </w:t>
        </w:r>
      </w:hyperlink>
      <w:hyperlink r:id="rId436">
        <w:r w:rsidDel="00000000" w:rsidR="00000000" w:rsidRPr="00000000">
          <w:rPr>
            <w:b w:val="1"/>
            <w:bCs w:val="1"/>
            <w:rtl w:val="0"/>
            <w:rPrChange w:author="Merlin Weiss" w:id="30" w:date="2026-09-04T12:50:53Z">
              <w:rPr>
                <w:i w:val="1"/>
                <w:iCs w:val="1"/>
              </w:rPr>
            </w:rPrChange>
          </w:rPr>
          <w:t xml:space="preserve">Oikos</w:t>
        </w:r>
      </w:hyperlink>
      <w:hyperlink r:id="rId437">
        <w:r w:rsidDel="00000000" w:rsidR="00000000" w:rsidRPr="00000000">
          <w:rPr>
            <w:b w:val="1"/>
            <w:bCs w:val="1"/>
            <w:rtl w:val="0"/>
            <w:rPrChange w:author="Merlin Weiss" w:id="30" w:date="2026-09-04T12:50:53Z">
              <w:rPr/>
            </w:rPrChange>
          </w:rPr>
          <w:t xml:space="preserve">, 116, 882–892. </w:t>
        </w:r>
      </w:hyperlink>
      <w:r w:rsidDel="00000000" w:rsidR="00000000" w:rsidRPr="00000000">
        <w:rPr>
          <w:rtl w:val="0"/>
        </w:rPr>
      </w:r>
    </w:p>
    <w:p w:rsidR="00000000" w:rsidDel="00000000" w:rsidP="00000000" w:rsidRDefault="00000000" w:rsidRPr="00000000" w14:paraId="000000C2">
      <w:pPr>
        <w:spacing w:after="0" w:line="240" w:lineRule="auto"/>
        <w:ind w:left="720"/>
        <w:rPr>
          <w:b w:val="1"/>
          <w:bCs w:val="1"/>
          <w:rPrChange w:author="Merlin Weiss" w:id="30" w:date="2026-09-04T12:50:53Z">
            <w:rPr/>
          </w:rPrChange>
        </w:rPr>
      </w:pPr>
      <w:hyperlink r:id="rId438">
        <w:r w:rsidDel="00000000" w:rsidR="00000000" w:rsidRPr="00000000">
          <w:rPr>
            <w:b w:val="1"/>
            <w:bCs w:val="1"/>
            <w:rtl w:val="0"/>
            <w:rPrChange w:author="Merlin Weiss" w:id="30" w:date="2026-09-04T12:50:53Z">
              <w:rPr/>
            </w:rPrChange>
          </w:rPr>
          <w:t xml:space="preserve">Walker, L.R. &amp; Chapin, F.S. (1987). Interactions among Processes Controlling Successional Change. </w:t>
        </w:r>
      </w:hyperlink>
      <w:hyperlink r:id="rId439">
        <w:r w:rsidDel="00000000" w:rsidR="00000000" w:rsidRPr="00000000">
          <w:rPr>
            <w:b w:val="1"/>
            <w:bCs w:val="1"/>
            <w:rtl w:val="0"/>
            <w:rPrChange w:author="Merlin Weiss" w:id="30" w:date="2026-09-04T12:50:53Z">
              <w:rPr>
                <w:i w:val="1"/>
                <w:iCs w:val="1"/>
              </w:rPr>
            </w:rPrChange>
          </w:rPr>
          <w:t xml:space="preserve">Oikos</w:t>
        </w:r>
      </w:hyperlink>
      <w:hyperlink r:id="rId440">
        <w:r w:rsidDel="00000000" w:rsidR="00000000" w:rsidRPr="00000000">
          <w:rPr>
            <w:b w:val="1"/>
            <w:bCs w:val="1"/>
            <w:rtl w:val="0"/>
            <w:rPrChange w:author="Merlin Weiss" w:id="30" w:date="2026-09-04T12:50:53Z">
              <w:rPr/>
            </w:rPrChange>
          </w:rPr>
          <w:t xml:space="preserve">, 50, 131–135. </w:t>
        </w:r>
      </w:hyperlink>
      <w:r w:rsidDel="00000000" w:rsidR="00000000" w:rsidRPr="00000000">
        <w:rPr>
          <w:rtl w:val="0"/>
        </w:rPr>
      </w:r>
    </w:p>
    <w:p w:rsidR="00000000" w:rsidDel="00000000" w:rsidP="00000000" w:rsidRDefault="00000000" w:rsidRPr="00000000" w14:paraId="000000C3">
      <w:pPr>
        <w:spacing w:after="0" w:line="240" w:lineRule="auto"/>
        <w:ind w:left="720"/>
        <w:rPr>
          <w:b w:val="1"/>
          <w:bCs w:val="1"/>
          <w:rPrChange w:author="Merlin Weiss" w:id="30" w:date="2026-09-04T12:50:53Z">
            <w:rPr/>
          </w:rPrChange>
        </w:rPr>
      </w:pPr>
      <w:hyperlink r:id="rId441">
        <w:r w:rsidDel="00000000" w:rsidR="00000000" w:rsidRPr="00000000">
          <w:rPr>
            <w:b w:val="1"/>
            <w:bCs w:val="1"/>
            <w:rtl w:val="0"/>
            <w:rPrChange w:author="Merlin Weiss" w:id="30" w:date="2026-09-04T12:50:53Z">
              <w:rPr/>
            </w:rPrChange>
          </w:rPr>
          <w:t xml:space="preserve">Williams, J.W., Jackson, S.T. &amp; Kutzbach, J.E. (2007). Projected distributions of novel and disappearing climates by 2100 AD. </w:t>
        </w:r>
      </w:hyperlink>
      <w:hyperlink r:id="rId442">
        <w:r w:rsidDel="00000000" w:rsidR="00000000" w:rsidRPr="00000000">
          <w:rPr>
            <w:b w:val="1"/>
            <w:bCs w:val="1"/>
            <w:rtl w:val="0"/>
            <w:rPrChange w:author="Merlin Weiss" w:id="30" w:date="2026-09-04T12:50:53Z">
              <w:rPr>
                <w:i w:val="1"/>
                <w:iCs w:val="1"/>
              </w:rPr>
            </w:rPrChange>
          </w:rPr>
          <w:t xml:space="preserve">Proceedings of the National Academy of Sciences</w:t>
        </w:r>
      </w:hyperlink>
      <w:hyperlink r:id="rId443">
        <w:r w:rsidDel="00000000" w:rsidR="00000000" w:rsidRPr="00000000">
          <w:rPr>
            <w:b w:val="1"/>
            <w:bCs w:val="1"/>
            <w:rtl w:val="0"/>
            <w:rPrChange w:author="Merlin Weiss" w:id="30" w:date="2026-09-04T12:50:53Z">
              <w:rPr/>
            </w:rPrChange>
          </w:rPr>
          <w:t xml:space="preserve">, 104, 5738–5742. </w:t>
        </w:r>
      </w:hyperlink>
      <w:r w:rsidDel="00000000" w:rsidR="00000000" w:rsidRPr="00000000">
        <w:rPr>
          <w:rtl w:val="0"/>
        </w:rPr>
      </w:r>
    </w:p>
    <w:p w:rsidR="00000000" w:rsidDel="00000000" w:rsidP="00000000" w:rsidRDefault="00000000" w:rsidRPr="00000000" w14:paraId="000000C4">
      <w:pPr>
        <w:spacing w:after="0" w:line="240" w:lineRule="auto"/>
        <w:ind w:left="720"/>
        <w:rPr>
          <w:b w:val="1"/>
          <w:bCs w:val="1"/>
          <w:rPrChange w:author="Merlin Weiss" w:id="30" w:date="2026-09-04T12:50:53Z">
            <w:rPr/>
          </w:rPrChange>
        </w:rPr>
      </w:pPr>
      <w:hyperlink r:id="rId444">
        <w:r w:rsidDel="00000000" w:rsidR="00000000" w:rsidRPr="00000000">
          <w:rPr>
            <w:b w:val="1"/>
            <w:bCs w:val="1"/>
            <w:rtl w:val="0"/>
            <w:rPrChange w:author="Merlin Weiss" w:id="30" w:date="2026-09-04T12:50:53Z">
              <w:rPr/>
            </w:rPrChange>
          </w:rPr>
          <w:t xml:space="preserve">Wright, I.J., Reich, P.B., Westoby, M., Ackerly, D.D., Baruch, Z., Bongers, F., </w:t>
        </w:r>
      </w:hyperlink>
      <w:hyperlink r:id="rId445">
        <w:r w:rsidDel="00000000" w:rsidR="00000000" w:rsidRPr="00000000">
          <w:rPr>
            <w:b w:val="1"/>
            <w:bCs w:val="1"/>
            <w:rtl w:val="0"/>
            <w:rPrChange w:author="Merlin Weiss" w:id="30" w:date="2026-09-04T12:50:53Z">
              <w:rPr>
                <w:i w:val="1"/>
                <w:iCs w:val="1"/>
              </w:rPr>
            </w:rPrChange>
          </w:rPr>
          <w:t xml:space="preserve">et al.</w:t>
        </w:r>
      </w:hyperlink>
      <w:hyperlink r:id="rId446">
        <w:r w:rsidDel="00000000" w:rsidR="00000000" w:rsidRPr="00000000">
          <w:rPr>
            <w:b w:val="1"/>
            <w:bCs w:val="1"/>
            <w:rtl w:val="0"/>
            <w:rPrChange w:author="Merlin Weiss" w:id="30" w:date="2026-09-04T12:50:53Z">
              <w:rPr/>
            </w:rPrChange>
          </w:rPr>
          <w:t xml:space="preserve"> (2004). The worldwide leaf economics spectrum. </w:t>
        </w:r>
      </w:hyperlink>
      <w:hyperlink r:id="rId447">
        <w:r w:rsidDel="00000000" w:rsidR="00000000" w:rsidRPr="00000000">
          <w:rPr>
            <w:b w:val="1"/>
            <w:bCs w:val="1"/>
            <w:rtl w:val="0"/>
            <w:rPrChange w:author="Merlin Weiss" w:id="30" w:date="2026-09-04T12:50:53Z">
              <w:rPr>
                <w:i w:val="1"/>
                <w:iCs w:val="1"/>
              </w:rPr>
            </w:rPrChange>
          </w:rPr>
          <w:t xml:space="preserve">Nature</w:t>
        </w:r>
      </w:hyperlink>
      <w:hyperlink r:id="rId448">
        <w:r w:rsidDel="00000000" w:rsidR="00000000" w:rsidRPr="00000000">
          <w:rPr>
            <w:b w:val="1"/>
            <w:bCs w:val="1"/>
            <w:rtl w:val="0"/>
            <w:rPrChange w:author="Merlin Weiss" w:id="30" w:date="2026-09-04T12:50:53Z">
              <w:rPr/>
            </w:rPrChange>
          </w:rPr>
          <w:t xml:space="preserve">, 428, 821–827. </w:t>
        </w:r>
      </w:hyperlink>
      <w:r w:rsidDel="00000000" w:rsidR="00000000" w:rsidRPr="00000000">
        <w:rPr>
          <w:rtl w:val="0"/>
        </w:rPr>
      </w:r>
    </w:p>
    <w:p w:rsidR="00000000" w:rsidDel="00000000" w:rsidP="00000000" w:rsidRDefault="00000000" w:rsidRPr="00000000" w14:paraId="000000C5">
      <w:pPr>
        <w:spacing w:after="0" w:line="240" w:lineRule="auto"/>
        <w:ind w:left="720"/>
        <w:rPr>
          <w:b w:val="1"/>
          <w:bCs w:val="1"/>
          <w:rPrChange w:author="Merlin Weiss" w:id="30" w:date="2026-09-04T12:50:53Z">
            <w:rPr/>
          </w:rPrChange>
        </w:rPr>
      </w:pPr>
      <w:hyperlink r:id="rId449">
        <w:r w:rsidDel="00000000" w:rsidR="00000000" w:rsidRPr="00000000">
          <w:rPr>
            <w:b w:val="1"/>
            <w:bCs w:val="1"/>
            <w:rtl w:val="0"/>
            <w:rPrChange w:author="Merlin Weiss" w:id="30" w:date="2026-09-04T12:50:53Z">
              <w:rPr/>
            </w:rPrChange>
          </w:rPr>
          <w:t xml:space="preserve">Wright, M.N. &amp; Ziegler, A. (2017). ranger: A Fast Implementation of Random Forests for High Dimensional Data in C++ and R. </w:t>
        </w:r>
      </w:hyperlink>
      <w:hyperlink r:id="rId450">
        <w:r w:rsidDel="00000000" w:rsidR="00000000" w:rsidRPr="00000000">
          <w:rPr>
            <w:b w:val="1"/>
            <w:bCs w:val="1"/>
            <w:rtl w:val="0"/>
            <w:rPrChange w:author="Merlin Weiss" w:id="30" w:date="2026-09-04T12:50:53Z">
              <w:rPr>
                <w:i w:val="1"/>
                <w:iCs w:val="1"/>
              </w:rPr>
            </w:rPrChange>
          </w:rPr>
          <w:t xml:space="preserve">Journal of Statistical Software</w:t>
        </w:r>
      </w:hyperlink>
      <w:hyperlink r:id="rId451">
        <w:r w:rsidDel="00000000" w:rsidR="00000000" w:rsidRPr="00000000">
          <w:rPr>
            <w:b w:val="1"/>
            <w:bCs w:val="1"/>
            <w:rtl w:val="0"/>
            <w:rPrChange w:author="Merlin Weiss" w:id="30" w:date="2026-09-04T12:50:53Z">
              <w:rPr/>
            </w:rPrChange>
          </w:rPr>
          <w:t xml:space="preserve">, 77, 1–17. </w:t>
        </w:r>
      </w:hyperlink>
      <w:r w:rsidDel="00000000" w:rsidR="00000000" w:rsidRPr="00000000">
        <w:rPr>
          <w:rtl w:val="0"/>
        </w:rPr>
      </w:r>
    </w:p>
    <w:p w:rsidR="00000000" w:rsidDel="00000000" w:rsidP="00000000" w:rsidRDefault="00000000" w:rsidRPr="00000000" w14:paraId="000000C6">
      <w:pPr>
        <w:spacing w:after="0" w:line="240" w:lineRule="auto"/>
        <w:ind w:left="720"/>
        <w:rPr>
          <w:b w:val="1"/>
          <w:bCs w:val="1"/>
          <w:rPrChange w:author="Merlin Weiss" w:id="30" w:date="2026-09-04T12:50:53Z">
            <w:rPr/>
          </w:rPrChange>
        </w:rPr>
      </w:pPr>
      <w:hyperlink r:id="rId452">
        <w:r w:rsidDel="00000000" w:rsidR="00000000" w:rsidRPr="00000000">
          <w:rPr>
            <w:b w:val="1"/>
            <w:bCs w:val="1"/>
            <w:rtl w:val="0"/>
            <w:rPrChange w:author="Merlin Weiss" w:id="30" w:date="2026-09-04T12:50:53Z">
              <w:rPr/>
            </w:rPrChange>
          </w:rPr>
          <w:t xml:space="preserve">Zhu, S.-D., Song, J.-J., Li, R.-H. &amp; Ye, Q. (2013). Plant hydraulics and photosynthesis of 34 woody species from different successional stages of subtropical forests. </w:t>
        </w:r>
      </w:hyperlink>
      <w:hyperlink r:id="rId453">
        <w:r w:rsidDel="00000000" w:rsidR="00000000" w:rsidRPr="00000000">
          <w:rPr>
            <w:b w:val="1"/>
            <w:bCs w:val="1"/>
            <w:rtl w:val="0"/>
            <w:rPrChange w:author="Merlin Weiss" w:id="30" w:date="2026-09-04T12:50:53Z">
              <w:rPr>
                <w:i w:val="1"/>
                <w:iCs w:val="1"/>
              </w:rPr>
            </w:rPrChange>
          </w:rPr>
          <w:t xml:space="preserve">Plant Cell Environ</w:t>
        </w:r>
      </w:hyperlink>
      <w:hyperlink r:id="rId454">
        <w:r w:rsidDel="00000000" w:rsidR="00000000" w:rsidRPr="00000000">
          <w:rPr>
            <w:b w:val="1"/>
            <w:bCs w:val="1"/>
            <w:rtl w:val="0"/>
            <w:rPrChange w:author="Merlin Weiss" w:id="30" w:date="2026-09-04T12:50:53Z">
              <w:rPr/>
            </w:rPrChange>
          </w:rPr>
          <w:t xml:space="preserve">, 36, 879–891. </w:t>
        </w:r>
      </w:hyperlink>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 Maynard" w:id="32" w:date="2026-07-29T15:54:58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I'd remove at least one of these colons in this paragraph</w:t>
      </w:r>
    </w:p>
  </w:comment>
  <w:comment w:author="Dan Maynard" w:id="24" w:date="2026-07-29T12:34:55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Where do we show this, 3b?</w:t>
      </w:r>
    </w:p>
  </w:comment>
  <w:comment w:author="Dan Maynard" w:id="22" w:date="2026-07-29T12:21:08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Same comment as above, for the Y axis we should say what it actually measures (Convergence or similar) with VEcv being the unit of measure</w:t>
      </w:r>
    </w:p>
  </w:comment>
  <w:comment w:author="Dan Maynard" w:id="18" w:date="2026-07-29T12:34:30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For B we should shade and size these based on the magnitude of the difference, that way the plot carries more information and we don't have to binarise it. So basically the size of the circles and their shading represent the strength, such that the non-significant ones will be small and light-colored anyway.</w:t>
      </w:r>
    </w:p>
  </w:comment>
  <w:comment w:author="Merlin Weiss" w:id="9" w:date="2026-04-24T13:32:48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check with alastair for details</w:t>
      </w:r>
    </w:p>
  </w:comment>
  <w:comment w:author="Dan Maynard" w:id="2" w:date="2026-07-29T09:34:26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It should end with something tangible and broad, like what is the key importance to a wide audience.</w:t>
      </w:r>
    </w:p>
  </w:comment>
  <w:comment w:author="Dan Maynard" w:id="1" w:date="2026-07-29T09:35:58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This sets up a bit of a strawman argument - it sounds like we're arguing that all forests should converge towards the same endpoint regardless of climate, but of course no one has ever suggested that. And so concluding that succession is environmentally contingent is expected. So it's not really clear what the key take-home or synthesis is of all of this.</w:t>
      </w:r>
    </w:p>
  </w:comment>
  <w:comment w:author="Dan Maynard" w:id="25" w:date="2026-07-29T12:35:59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It would be good to reference our hypotheses throughout, just to indicate what evidence we are using in support of each one</w:t>
      </w:r>
    </w:p>
  </w:comment>
  <w:comment w:author="Dan Maynard" w:id="5" w:date="2026-07-29T12:15:20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Do you mean converge? Not sure quite what you're implying</w:t>
      </w:r>
    </w:p>
  </w:comment>
  <w:comment w:author="Dan Maynard" w:id="29" w:date="2026-07-29T12:45:17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I generally always try to add a "However" to the limitations. IN this case, the benefit of the cross-sectional design is that it provides consistency between our investigation of environmental and successional drivers, in that both rely on a cross-sectional approach, and thus it allows us to compare two plots of the same age in the same vs. different forests, which isn't possible otherwise. (or something to this effect)</w:t>
      </w:r>
    </w:p>
  </w:comment>
  <w:comment w:author="Dan Maynard" w:id="4" w:date="2026-07-29T12:19:35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This could be rephrased more cleanly. EDIT - and after reading the paper, it's not clear to me if/how we even really test this, or what sort of evidence we'd provide to refute this.</w:t>
      </w:r>
    </w:p>
  </w:comment>
  <w:comment w:author="Dan Maynard" w:id="17" w:date="2026-07-29T12:16:24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For B, this is the one figure I really struggle with, in part just because I don't know what the take home message is. It just sort of shows that it's random, and it's not clear how it really addresses any of our hypotheses. We only really talk about divergence or converge, not which environmental condition is steeper. Perhaps this can link into the conservative vs. acquisitive traits, but the link just needs to be made clearer.</w:t>
      </w:r>
    </w:p>
  </w:comment>
  <w:comment w:author="Merlin Weiss" w:id="0" w:date="2026-07-20T09:07:38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EcoLetters has as word count limit of 5k for letters, we are currently at slightly less than 6k (including abstract, not including captions). If we submit at EcoLet we can shorten the methods</w:t>
      </w:r>
    </w:p>
  </w:comment>
  <w:comment w:author="Dan Maynard" w:id="12" w:date="2026-07-29T10:02:47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is there any way to get error bars on a? like across boostraps or folds or something?</w:t>
      </w:r>
    </w:p>
  </w:comment>
  <w:comment w:author="Merlin Weiss" w:id="13" w:date="2026-09-04T12:51:40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See new figure with CV uncertainty</w:t>
      </w:r>
    </w:p>
  </w:comment>
  <w:comment w:author="Dan Maynard" w:id="7" w:date="2026-07-29T09:47:50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So these are the plots with at least one age measurement right?</w:t>
      </w:r>
    </w:p>
  </w:comment>
  <w:comment w:author="Merlin Weiss" w:id="8" w:date="2026-07-31T13:16:21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yes</w:t>
      </w:r>
    </w:p>
  </w:comment>
  <w:comment w:author="Dan Maynard" w:id="3" w:date="2026-07-29T09:40:20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This paragraph is a bit underdeveloped. It would be good to add another sentence about any existing successful trait patterns or other work on this. Right now this is just generic traits, but we should make sure we're properly addressing and including work in forests, and use this to justify the current approach and its value.</w:t>
      </w:r>
    </w:p>
  </w:comment>
  <w:comment w:author="Dan Maynard" w:id="16" w:date="2026-07-29T10:05:37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For a, can we come up with more conceptual titles for what each axis represents? the current labels are more like the units, showing how it was calculated, and so we need an actual label that says what this captures. Maybe something like "Trait sensitivity to environmental variation at age 0" and "Trait sensitivity to environmental variation at age 100" or something similar</w:t>
      </w:r>
    </w:p>
  </w:comment>
  <w:comment w:author="Dan Maynard" w:id="23" w:date="2026-07-29T12:32:22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I would go through the discussion and add figure reference to make it clear what you're referring to. IN part because I'm not sure we're really addressing everything, including our hypothesis. Where for example do we discuss Fig 3a?</w:t>
      </w:r>
    </w:p>
  </w:comment>
  <w:comment w:author="Dan Maynard" w:id="19" w:date="2026-07-29T10:04:02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Just a note to add (a) and (b) labels</w:t>
      </w:r>
    </w:p>
  </w:comment>
  <w:comment w:author="Dan Maynard" w:id="15" w:date="2026-07-29T10:07:08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Maybe we could also label the two quadrats opposite the 1:1 line, stating what they show? The idea is to try to make it so that the reader looks at this figure and immediately can understand it. Maybe something like the lower quadrat being, Traits converge over time, and the upper right being Traits diverge over time (assuming I'm reading this right)</w:t>
      </w:r>
    </w:p>
  </w:comment>
  <w:comment w:author="Dan Maynard" w:id="10" w:date="2026-07-29T09:56:50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I really worried reviewers will be totally lost here, but I'm not sure how to fix this. Perhaps we can preface some of these sentences by saying why we're doing what we're doing? I.e., Next, in order to compare XYZ, we do XYZ. This echoes my comments about the figures, in that we're putting a lof of emphasis on how we calculate things rather than define what it's calculating (i.e., saying "Environmental filtering" in place of the calculation for filtering)</w:t>
      </w:r>
    </w:p>
  </w:comment>
  <w:comment w:author="Merlin Weiss" w:id="11" w:date="2026-08-19T13:05:55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re-wrote this section along the lines of the hypothesis</w:t>
      </w:r>
    </w:p>
  </w:comment>
  <w:comment w:author="Dan Maynard" w:id="21" w:date="2026-07-29T10:13:55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Same thing here - we should add a sentence or two telling the reader how to interpret this and what it shows Right now we're making them do a lot of work figuring it out, and we want to avoid that whenever possible. It should be really intuitive.</w:t>
      </w:r>
    </w:p>
  </w:comment>
  <w:comment w:author="Dan Maynard" w:id="28" w:date="2026-07-29T12:42:21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Again, I would check this, as I'm not sure this is how age is measured, and there might also be site-specific or tree-specific adjustments being applied to account for this</w:t>
      </w:r>
    </w:p>
  </w:comment>
  <w:comment w:author="Dan Maynard" w:id="26" w:date="2026-07-29T12:38:37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But we show that warmer conditions are more predictable in gymnosperms, which doesn't align with this. If indeed it's the extremes driving this, then alleviating those extreme would presumable lead to less convergence</w:t>
      </w:r>
    </w:p>
  </w:comment>
  <w:comment w:author="Dan Maynard" w:id="6" w:date="2026-07-29T09:42:59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just needs a broad sentence reminding the reader why these results will be amazing</w:t>
      </w:r>
    </w:p>
  </w:comment>
  <w:comment w:author="Dan Maynard" w:id="30" w:date="2026-07-29T12:49:09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This paragraph just reads like a list (with two "Finally"s). I'd try to give it a bit more structure, and if you aren't able to provide a pro to each limitation's con, then you want to at least bound the size of the effect or indicate how it would shape the results, or state that exploring these questions is important/interesting next question. Basically we just want to avoid a limitation hanging with no response</w:t>
      </w:r>
    </w:p>
  </w:comment>
  <w:comment w:author="Dan Maynard" w:id="27" w:date="2026-07-29T12:39:29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IN the sake of shortening the discussion, which is on the longer side, I think this could be condensed into a couple of sentences. It's also somewhat redundant with the previous paragraph, so maybe they can be combined.</w:t>
      </w:r>
    </w:p>
  </w:comment>
  <w:comment w:author="Dan Maynard" w:id="31" w:date="2026-07-29T12:59:30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but only when the climate variables that drive divergence are the ones shifting</w:t>
      </w:r>
    </w:p>
  </w:comment>
  <w:comment w:author="Dan Maynard" w:id="20" w:date="2026-07-29T10:08:06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Why are there no vertical error bars, or are they just really small?</w:t>
      </w:r>
    </w:p>
  </w:comment>
  <w:comment w:author="Dan Maynard" w:id="33" w:date="2026-07-29T15:56:14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As with the abstract, we want to end on something a big more general, so zooming out and taking a broader view that non-experts can appreciate</w:t>
      </w:r>
    </w:p>
  </w:comment>
  <w:comment w:author="Merlin Weiss" w:id="34" w:date="2026-07-17T10:00:06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set up repo with private for peer review access</w:t>
      </w:r>
    </w:p>
  </w:comment>
  <w:comment w:author="Dan Maynard" w:id="14" w:date="2026-07-29T11:30:55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b w:val="1"/>
          <w:bCs w:val="1"/>
          <w:rtl w:val="0"/>
          <w:rPrChange w:author="Merlin Weiss" w:id="30" w:date="2026-09-04T12:50:53Z">
            <w:rPr>
              <w:rFonts w:ascii="Arial" w:cs="Arial" w:eastAsia="Arial" w:hAnsi="Arial"/>
              <w:b w:val="0"/>
              <w:bCs w:val="0"/>
              <w:i w:val="0"/>
              <w:iCs w:val="0"/>
              <w:smallCaps w:val="0"/>
              <w:strike w:val="0"/>
              <w:color w:val="000000"/>
              <w:sz w:val="22"/>
              <w:szCs w:val="22"/>
              <w:u w:val="none"/>
              <w:shd w:fill="auto" w:val="clear"/>
              <w:vertAlign w:val="baseline"/>
            </w:rPr>
          </w:rPrChange>
        </w:rPr>
        <w:t xml:space="preserve">For this section, make sure to specify Fig 3a vs. 3b</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www.zotero.org/google-docs/?0NKqBy" TargetMode="External"/><Relationship Id="rId194" Type="http://schemas.openxmlformats.org/officeDocument/2006/relationships/hyperlink" Target="https://www.zotero.org/google-docs/?0NKqBy" TargetMode="External"/><Relationship Id="rId193" Type="http://schemas.openxmlformats.org/officeDocument/2006/relationships/hyperlink" Target="https://www.zotero.org/google-docs/?0NKqBy" TargetMode="External"/><Relationship Id="rId192" Type="http://schemas.openxmlformats.org/officeDocument/2006/relationships/hyperlink" Target="https://www.zotero.org/google-docs/?0NKqBy" TargetMode="External"/><Relationship Id="rId191" Type="http://schemas.openxmlformats.org/officeDocument/2006/relationships/hyperlink" Target="https://www.zotero.org/google-docs/?0NKqBy" TargetMode="External"/><Relationship Id="rId187" Type="http://schemas.openxmlformats.org/officeDocument/2006/relationships/hyperlink" Target="https://www.zotero.org/google-docs/?0NKqBy" TargetMode="External"/><Relationship Id="rId186" Type="http://schemas.openxmlformats.org/officeDocument/2006/relationships/hyperlink" Target="https://github.com/MerlinWe/succession_traits" TargetMode="External"/><Relationship Id="rId185" Type="http://schemas.openxmlformats.org/officeDocument/2006/relationships/hyperlink" Target="https://github.com/MerlinWe/succession_traits" TargetMode="External"/><Relationship Id="rId184" Type="http://schemas.openxmlformats.org/officeDocument/2006/relationships/hyperlink" Target="https://www.zotero.org/google-docs/?w3WbwV" TargetMode="External"/><Relationship Id="rId189" Type="http://schemas.openxmlformats.org/officeDocument/2006/relationships/hyperlink" Target="https://www.zotero.org/google-docs/?0NKqBy" TargetMode="External"/><Relationship Id="rId188" Type="http://schemas.openxmlformats.org/officeDocument/2006/relationships/hyperlink" Target="https://www.zotero.org/google-docs/?0NKqBy" TargetMode="External"/><Relationship Id="rId183" Type="http://schemas.openxmlformats.org/officeDocument/2006/relationships/hyperlink" Target="https://www.zotero.org/google-docs/?w3WbwV" TargetMode="External"/><Relationship Id="rId182" Type="http://schemas.openxmlformats.org/officeDocument/2006/relationships/hyperlink" Target="https://www.zotero.org/google-docs/?w3WbwV" TargetMode="External"/><Relationship Id="rId181" Type="http://schemas.openxmlformats.org/officeDocument/2006/relationships/hyperlink" Target="https://www.zotero.org/google-docs/?w3WbwV" TargetMode="External"/><Relationship Id="rId180" Type="http://schemas.openxmlformats.org/officeDocument/2006/relationships/hyperlink" Target="https://www.zotero.org/google-docs/?w3WbwV" TargetMode="External"/><Relationship Id="rId176" Type="http://schemas.openxmlformats.org/officeDocument/2006/relationships/hyperlink" Target="https://www.zotero.org/google-docs/?ibA2lz" TargetMode="External"/><Relationship Id="rId297" Type="http://schemas.openxmlformats.org/officeDocument/2006/relationships/hyperlink" Target="https://www.zotero.org/google-docs/?0NKqBy" TargetMode="External"/><Relationship Id="rId175" Type="http://schemas.openxmlformats.org/officeDocument/2006/relationships/hyperlink" Target="https://www.zotero.org/google-docs/?ibA2lz" TargetMode="External"/><Relationship Id="rId296" Type="http://schemas.openxmlformats.org/officeDocument/2006/relationships/hyperlink" Target="https://www.zotero.org/google-docs/?0NKqBy" TargetMode="External"/><Relationship Id="rId174" Type="http://schemas.openxmlformats.org/officeDocument/2006/relationships/hyperlink" Target="https://www.zotero.org/google-docs/?JyCfKM" TargetMode="External"/><Relationship Id="rId295" Type="http://schemas.openxmlformats.org/officeDocument/2006/relationships/hyperlink" Target="https://www.zotero.org/google-docs/?0NKqBy" TargetMode="External"/><Relationship Id="rId173" Type="http://schemas.openxmlformats.org/officeDocument/2006/relationships/hyperlink" Target="https://www.zotero.org/google-docs/?JyCfKM" TargetMode="External"/><Relationship Id="rId294" Type="http://schemas.openxmlformats.org/officeDocument/2006/relationships/hyperlink" Target="https://www.zotero.org/google-docs/?0NKqBy" TargetMode="External"/><Relationship Id="rId179" Type="http://schemas.openxmlformats.org/officeDocument/2006/relationships/hyperlink" Target="https://www.zotero.org/google-docs/?w3WbwV" TargetMode="External"/><Relationship Id="rId178" Type="http://schemas.openxmlformats.org/officeDocument/2006/relationships/hyperlink" Target="https://www.zotero.org/google-docs/?w3WbwV" TargetMode="External"/><Relationship Id="rId299" Type="http://schemas.openxmlformats.org/officeDocument/2006/relationships/hyperlink" Target="https://www.zotero.org/google-docs/?0NKqBy" TargetMode="External"/><Relationship Id="rId177" Type="http://schemas.openxmlformats.org/officeDocument/2006/relationships/hyperlink" Target="https://www.zotero.org/google-docs/?ibA2lz" TargetMode="External"/><Relationship Id="rId298" Type="http://schemas.openxmlformats.org/officeDocument/2006/relationships/hyperlink" Target="https://www.zotero.org/google-docs/?0NKqBy" TargetMode="External"/><Relationship Id="rId198" Type="http://schemas.openxmlformats.org/officeDocument/2006/relationships/hyperlink" Target="https://www.zotero.org/google-docs/?0NKqBy" TargetMode="External"/><Relationship Id="rId197" Type="http://schemas.openxmlformats.org/officeDocument/2006/relationships/hyperlink" Target="https://www.zotero.org/google-docs/?0NKqBy" TargetMode="External"/><Relationship Id="rId196" Type="http://schemas.openxmlformats.org/officeDocument/2006/relationships/hyperlink" Target="https://www.zotero.org/google-docs/?0NKqBy" TargetMode="External"/><Relationship Id="rId195" Type="http://schemas.openxmlformats.org/officeDocument/2006/relationships/hyperlink" Target="https://www.zotero.org/google-docs/?0NKqBy" TargetMode="External"/><Relationship Id="rId199" Type="http://schemas.openxmlformats.org/officeDocument/2006/relationships/hyperlink" Target="https://www.zotero.org/google-docs/?0NKqBy" TargetMode="External"/><Relationship Id="rId150" Type="http://schemas.openxmlformats.org/officeDocument/2006/relationships/hyperlink" Target="https://www.zotero.org/google-docs/?Y2kfvh" TargetMode="External"/><Relationship Id="rId271" Type="http://schemas.openxmlformats.org/officeDocument/2006/relationships/hyperlink" Target="https://www.zotero.org/google-docs/?0NKqBy" TargetMode="External"/><Relationship Id="rId392" Type="http://schemas.openxmlformats.org/officeDocument/2006/relationships/hyperlink" Target="https://www.zotero.org/google-docs/?0NKqBy" TargetMode="External"/><Relationship Id="rId270" Type="http://schemas.openxmlformats.org/officeDocument/2006/relationships/hyperlink" Target="https://www.zotero.org/google-docs/?0NKqBy" TargetMode="External"/><Relationship Id="rId391" Type="http://schemas.openxmlformats.org/officeDocument/2006/relationships/hyperlink" Target="https://www.zotero.org/google-docs/?0NKqBy" TargetMode="External"/><Relationship Id="rId390" Type="http://schemas.openxmlformats.org/officeDocument/2006/relationships/hyperlink" Target="https://www.zotero.org/google-docs/?0NKqB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zotero.org/google-docs/?Y2kfvh" TargetMode="External"/><Relationship Id="rId4" Type="http://schemas.openxmlformats.org/officeDocument/2006/relationships/fontTable" Target="fontTable.xml"/><Relationship Id="rId148" Type="http://schemas.openxmlformats.org/officeDocument/2006/relationships/hyperlink" Target="https://www.zotero.org/google-docs/?Y2kfvh" TargetMode="External"/><Relationship Id="rId269" Type="http://schemas.openxmlformats.org/officeDocument/2006/relationships/hyperlink" Target="https://www.zotero.org/google-docs/?0NKqBy" TargetMode="External"/><Relationship Id="rId9" Type="http://schemas.openxmlformats.org/officeDocument/2006/relationships/hyperlink" Target="mailto:martin.philippe@mncn.cisc.es" TargetMode="External"/><Relationship Id="rId143" Type="http://schemas.openxmlformats.org/officeDocument/2006/relationships/hyperlink" Target="https://www.zotero.org/google-docs/?a8zwWd" TargetMode="External"/><Relationship Id="rId264" Type="http://schemas.openxmlformats.org/officeDocument/2006/relationships/hyperlink" Target="https://www.zotero.org/google-docs/?0NKqBy" TargetMode="External"/><Relationship Id="rId385" Type="http://schemas.openxmlformats.org/officeDocument/2006/relationships/hyperlink" Target="https://www.zotero.org/google-docs/?0NKqBy" TargetMode="External"/><Relationship Id="rId142" Type="http://schemas.openxmlformats.org/officeDocument/2006/relationships/hyperlink" Target="https://www.zotero.org/google-docs/?h0uROp" TargetMode="External"/><Relationship Id="rId263" Type="http://schemas.openxmlformats.org/officeDocument/2006/relationships/hyperlink" Target="https://www.zotero.org/google-docs/?0NKqBy" TargetMode="External"/><Relationship Id="rId384" Type="http://schemas.openxmlformats.org/officeDocument/2006/relationships/hyperlink" Target="https://www.zotero.org/google-docs/?0NKqBy" TargetMode="External"/><Relationship Id="rId141" Type="http://schemas.openxmlformats.org/officeDocument/2006/relationships/hyperlink" Target="https://www.zotero.org/google-docs/?h0uROp" TargetMode="External"/><Relationship Id="rId262" Type="http://schemas.openxmlformats.org/officeDocument/2006/relationships/hyperlink" Target="https://www.zotero.org/google-docs/?0NKqBy" TargetMode="External"/><Relationship Id="rId383" Type="http://schemas.openxmlformats.org/officeDocument/2006/relationships/hyperlink" Target="https://www.zotero.org/google-docs/?0NKqBy" TargetMode="External"/><Relationship Id="rId140" Type="http://schemas.openxmlformats.org/officeDocument/2006/relationships/hyperlink" Target="https://www.zotero.org/google-docs/?h0uROp" TargetMode="External"/><Relationship Id="rId261" Type="http://schemas.openxmlformats.org/officeDocument/2006/relationships/hyperlink" Target="https://www.zotero.org/google-docs/?0NKqBy" TargetMode="External"/><Relationship Id="rId382" Type="http://schemas.openxmlformats.org/officeDocument/2006/relationships/hyperlink" Target="https://www.zotero.org/google-docs/?0NKqBy" TargetMode="External"/><Relationship Id="rId5" Type="http://schemas.openxmlformats.org/officeDocument/2006/relationships/numbering" Target="numbering.xml"/><Relationship Id="rId147" Type="http://schemas.openxmlformats.org/officeDocument/2006/relationships/hyperlink" Target="https://www.zotero.org/google-docs/?a8zwWd" TargetMode="External"/><Relationship Id="rId268" Type="http://schemas.openxmlformats.org/officeDocument/2006/relationships/hyperlink" Target="https://www.zotero.org/google-docs/?0NKqBy" TargetMode="External"/><Relationship Id="rId389" Type="http://schemas.openxmlformats.org/officeDocument/2006/relationships/hyperlink" Target="https://www.zotero.org/google-docs/?0NKqBy" TargetMode="External"/><Relationship Id="rId6" Type="http://schemas.openxmlformats.org/officeDocument/2006/relationships/styles" Target="styles.xml"/><Relationship Id="rId146" Type="http://schemas.openxmlformats.org/officeDocument/2006/relationships/hyperlink" Target="https://www.zotero.org/google-docs/?a8zwWd" TargetMode="External"/><Relationship Id="rId267" Type="http://schemas.openxmlformats.org/officeDocument/2006/relationships/hyperlink" Target="https://www.zotero.org/google-docs/?0NKqBy" TargetMode="External"/><Relationship Id="rId388" Type="http://schemas.openxmlformats.org/officeDocument/2006/relationships/hyperlink" Target="https://www.zotero.org/google-docs/?0NKqBy" TargetMode="External"/><Relationship Id="rId7" Type="http://schemas.openxmlformats.org/officeDocument/2006/relationships/hyperlink" Target="mailto:merlin.weiss@usys.ethz.ch" TargetMode="External"/><Relationship Id="rId145" Type="http://schemas.openxmlformats.org/officeDocument/2006/relationships/hyperlink" Target="https://www.zotero.org/google-docs/?a8zwWd" TargetMode="External"/><Relationship Id="rId266" Type="http://schemas.openxmlformats.org/officeDocument/2006/relationships/hyperlink" Target="https://www.zotero.org/google-docs/?0NKqBy" TargetMode="External"/><Relationship Id="rId387" Type="http://schemas.openxmlformats.org/officeDocument/2006/relationships/hyperlink" Target="https://www.zotero.org/google-docs/?0NKqBy" TargetMode="External"/><Relationship Id="rId8" Type="http://schemas.openxmlformats.org/officeDocument/2006/relationships/hyperlink" Target="mailto:lourens.poorter@wur.nl" TargetMode="External"/><Relationship Id="rId144" Type="http://schemas.openxmlformats.org/officeDocument/2006/relationships/hyperlink" Target="https://www.zotero.org/google-docs/?a8zwWd" TargetMode="External"/><Relationship Id="rId265" Type="http://schemas.openxmlformats.org/officeDocument/2006/relationships/hyperlink" Target="https://www.zotero.org/google-docs/?0NKqBy" TargetMode="External"/><Relationship Id="rId386" Type="http://schemas.openxmlformats.org/officeDocument/2006/relationships/hyperlink" Target="https://www.zotero.org/google-docs/?0NKqBy" TargetMode="External"/><Relationship Id="rId260" Type="http://schemas.openxmlformats.org/officeDocument/2006/relationships/hyperlink" Target="https://www.zotero.org/google-docs/?0NKqBy" TargetMode="External"/><Relationship Id="rId381" Type="http://schemas.openxmlformats.org/officeDocument/2006/relationships/hyperlink" Target="https://www.zotero.org/google-docs/?0NKqBy" TargetMode="External"/><Relationship Id="rId380" Type="http://schemas.openxmlformats.org/officeDocument/2006/relationships/hyperlink" Target="https://www.zotero.org/google-docs/?0NKqBy" TargetMode="External"/><Relationship Id="rId139" Type="http://schemas.openxmlformats.org/officeDocument/2006/relationships/hyperlink" Target="https://www.zotero.org/google-docs/?Iz2d29" TargetMode="External"/><Relationship Id="rId138" Type="http://schemas.openxmlformats.org/officeDocument/2006/relationships/hyperlink" Target="https://www.zotero.org/google-docs/?Iz2d29" TargetMode="External"/><Relationship Id="rId259" Type="http://schemas.openxmlformats.org/officeDocument/2006/relationships/hyperlink" Target="https://www.zotero.org/google-docs/?0NKqBy" TargetMode="External"/><Relationship Id="rId137" Type="http://schemas.openxmlformats.org/officeDocument/2006/relationships/hyperlink" Target="https://www.zotero.org/google-docs/?Iz2d29" TargetMode="External"/><Relationship Id="rId258" Type="http://schemas.openxmlformats.org/officeDocument/2006/relationships/hyperlink" Target="https://www.zotero.org/google-docs/?0NKqBy" TargetMode="External"/><Relationship Id="rId379" Type="http://schemas.openxmlformats.org/officeDocument/2006/relationships/hyperlink" Target="https://www.zotero.org/google-docs/?0NKqBy" TargetMode="External"/><Relationship Id="rId132" Type="http://schemas.openxmlformats.org/officeDocument/2006/relationships/hyperlink" Target="https://www.zotero.org/google-docs/?0hOsYn" TargetMode="External"/><Relationship Id="rId253" Type="http://schemas.openxmlformats.org/officeDocument/2006/relationships/hyperlink" Target="https://www.zotero.org/google-docs/?0NKqBy" TargetMode="External"/><Relationship Id="rId374" Type="http://schemas.openxmlformats.org/officeDocument/2006/relationships/hyperlink" Target="https://www.zotero.org/google-docs/?0NKqBy" TargetMode="External"/><Relationship Id="rId131" Type="http://schemas.openxmlformats.org/officeDocument/2006/relationships/hyperlink" Target="https://www.zotero.org/google-docs/?0hOsYn" TargetMode="External"/><Relationship Id="rId252" Type="http://schemas.openxmlformats.org/officeDocument/2006/relationships/hyperlink" Target="https://www.zotero.org/google-docs/?0NKqBy" TargetMode="External"/><Relationship Id="rId373" Type="http://schemas.openxmlformats.org/officeDocument/2006/relationships/hyperlink" Target="https://www.zotero.org/google-docs/?0NKqBy" TargetMode="External"/><Relationship Id="rId130" Type="http://schemas.openxmlformats.org/officeDocument/2006/relationships/hyperlink" Target="https://www.zotero.org/google-docs/?ZYz3aD" TargetMode="External"/><Relationship Id="rId251" Type="http://schemas.openxmlformats.org/officeDocument/2006/relationships/hyperlink" Target="https://www.zotero.org/google-docs/?0NKqBy" TargetMode="External"/><Relationship Id="rId372" Type="http://schemas.openxmlformats.org/officeDocument/2006/relationships/hyperlink" Target="https://www.zotero.org/google-docs/?0NKqBy" TargetMode="External"/><Relationship Id="rId250" Type="http://schemas.openxmlformats.org/officeDocument/2006/relationships/hyperlink" Target="https://www.zotero.org/google-docs/?0NKqBy" TargetMode="External"/><Relationship Id="rId371" Type="http://schemas.openxmlformats.org/officeDocument/2006/relationships/hyperlink" Target="https://www.zotero.org/google-docs/?0NKqBy" TargetMode="External"/><Relationship Id="rId136" Type="http://schemas.openxmlformats.org/officeDocument/2006/relationships/hyperlink" Target="https://www.zotero.org/google-docs/?Pp0ZY4" TargetMode="External"/><Relationship Id="rId257" Type="http://schemas.openxmlformats.org/officeDocument/2006/relationships/hyperlink" Target="https://www.zotero.org/google-docs/?0NKqBy" TargetMode="External"/><Relationship Id="rId378" Type="http://schemas.openxmlformats.org/officeDocument/2006/relationships/hyperlink" Target="https://www.zotero.org/google-docs/?0NKqBy" TargetMode="External"/><Relationship Id="rId135" Type="http://schemas.openxmlformats.org/officeDocument/2006/relationships/hyperlink" Target="https://www.zotero.org/google-docs/?Pp0ZY4" TargetMode="External"/><Relationship Id="rId256" Type="http://schemas.openxmlformats.org/officeDocument/2006/relationships/hyperlink" Target="https://www.zotero.org/google-docs/?0NKqBy" TargetMode="External"/><Relationship Id="rId377" Type="http://schemas.openxmlformats.org/officeDocument/2006/relationships/hyperlink" Target="https://www.zotero.org/google-docs/?0NKqBy" TargetMode="External"/><Relationship Id="rId134" Type="http://schemas.openxmlformats.org/officeDocument/2006/relationships/hyperlink" Target="https://www.zotero.org/google-docs/?Pp0ZY4" TargetMode="External"/><Relationship Id="rId255" Type="http://schemas.openxmlformats.org/officeDocument/2006/relationships/hyperlink" Target="https://www.zotero.org/google-docs/?0NKqBy" TargetMode="External"/><Relationship Id="rId376" Type="http://schemas.openxmlformats.org/officeDocument/2006/relationships/hyperlink" Target="https://www.zotero.org/google-docs/?0NKqBy" TargetMode="External"/><Relationship Id="rId133" Type="http://schemas.openxmlformats.org/officeDocument/2006/relationships/hyperlink" Target="https://www.zotero.org/google-docs/?0hOsYn" TargetMode="External"/><Relationship Id="rId254" Type="http://schemas.openxmlformats.org/officeDocument/2006/relationships/hyperlink" Target="https://www.zotero.org/google-docs/?0NKqBy" TargetMode="External"/><Relationship Id="rId375" Type="http://schemas.openxmlformats.org/officeDocument/2006/relationships/hyperlink" Target="https://www.zotero.org/google-docs/?0NKqBy" TargetMode="External"/><Relationship Id="rId172" Type="http://schemas.openxmlformats.org/officeDocument/2006/relationships/hyperlink" Target="https://www.zotero.org/google-docs/?JyCfKM" TargetMode="External"/><Relationship Id="rId293" Type="http://schemas.openxmlformats.org/officeDocument/2006/relationships/hyperlink" Target="https://www.zotero.org/google-docs/?0NKqBy" TargetMode="External"/><Relationship Id="rId171" Type="http://schemas.openxmlformats.org/officeDocument/2006/relationships/hyperlink" Target="https://www.zotero.org/google-docs/?yv0cqG" TargetMode="External"/><Relationship Id="rId292" Type="http://schemas.openxmlformats.org/officeDocument/2006/relationships/hyperlink" Target="https://www.zotero.org/google-docs/?0NKqBy" TargetMode="External"/><Relationship Id="rId170" Type="http://schemas.openxmlformats.org/officeDocument/2006/relationships/hyperlink" Target="https://www.zotero.org/google-docs/?yv0cqG" TargetMode="External"/><Relationship Id="rId291" Type="http://schemas.openxmlformats.org/officeDocument/2006/relationships/hyperlink" Target="https://www.zotero.org/google-docs/?0NKqBy" TargetMode="External"/><Relationship Id="rId290" Type="http://schemas.openxmlformats.org/officeDocument/2006/relationships/hyperlink" Target="https://www.zotero.org/google-docs/?0NKqBy" TargetMode="External"/><Relationship Id="rId165" Type="http://schemas.openxmlformats.org/officeDocument/2006/relationships/hyperlink" Target="https://www.zotero.org/google-docs/?VOC2uq" TargetMode="External"/><Relationship Id="rId286" Type="http://schemas.openxmlformats.org/officeDocument/2006/relationships/hyperlink" Target="https://www.zotero.org/google-docs/?0NKqBy" TargetMode="External"/><Relationship Id="rId164" Type="http://schemas.openxmlformats.org/officeDocument/2006/relationships/hyperlink" Target="https://www.zotero.org/google-docs/?VOC2uq" TargetMode="External"/><Relationship Id="rId285" Type="http://schemas.openxmlformats.org/officeDocument/2006/relationships/hyperlink" Target="https://www.zotero.org/google-docs/?0NKqBy" TargetMode="External"/><Relationship Id="rId163" Type="http://schemas.openxmlformats.org/officeDocument/2006/relationships/hyperlink" Target="https://www.zotero.org/google-docs/?1Cfh8w" TargetMode="External"/><Relationship Id="rId284" Type="http://schemas.openxmlformats.org/officeDocument/2006/relationships/hyperlink" Target="https://www.zotero.org/google-docs/?0NKqBy" TargetMode="External"/><Relationship Id="rId162" Type="http://schemas.openxmlformats.org/officeDocument/2006/relationships/hyperlink" Target="https://www.zotero.org/google-docs/?uAA45O" TargetMode="External"/><Relationship Id="rId283" Type="http://schemas.openxmlformats.org/officeDocument/2006/relationships/hyperlink" Target="https://www.zotero.org/google-docs/?0NKqBy" TargetMode="External"/><Relationship Id="rId169" Type="http://schemas.openxmlformats.org/officeDocument/2006/relationships/hyperlink" Target="https://www.zotero.org/google-docs/?yv0cqG" TargetMode="External"/><Relationship Id="rId168" Type="http://schemas.openxmlformats.org/officeDocument/2006/relationships/hyperlink" Target="https://www.zotero.org/google-docs/?yv0cqG" TargetMode="External"/><Relationship Id="rId289" Type="http://schemas.openxmlformats.org/officeDocument/2006/relationships/hyperlink" Target="https://www.zotero.org/google-docs/?0NKqBy" TargetMode="External"/><Relationship Id="rId167" Type="http://schemas.openxmlformats.org/officeDocument/2006/relationships/hyperlink" Target="https://www.zotero.org/google-docs/?yv0cqG" TargetMode="External"/><Relationship Id="rId288" Type="http://schemas.openxmlformats.org/officeDocument/2006/relationships/hyperlink" Target="https://www.zotero.org/google-docs/?0NKqBy" TargetMode="External"/><Relationship Id="rId166" Type="http://schemas.openxmlformats.org/officeDocument/2006/relationships/hyperlink" Target="https://www.zotero.org/google-docs/?VOC2uq" TargetMode="External"/><Relationship Id="rId287" Type="http://schemas.openxmlformats.org/officeDocument/2006/relationships/hyperlink" Target="https://www.zotero.org/google-docs/?0NKqBy" TargetMode="External"/><Relationship Id="rId161" Type="http://schemas.openxmlformats.org/officeDocument/2006/relationships/hyperlink" Target="https://www.zotero.org/google-docs/?uAA45O" TargetMode="External"/><Relationship Id="rId282" Type="http://schemas.openxmlformats.org/officeDocument/2006/relationships/hyperlink" Target="https://www.zotero.org/google-docs/?0NKqBy" TargetMode="External"/><Relationship Id="rId160" Type="http://schemas.openxmlformats.org/officeDocument/2006/relationships/hyperlink" Target="https://www.zotero.org/google-docs/?uAA45O" TargetMode="External"/><Relationship Id="rId281" Type="http://schemas.openxmlformats.org/officeDocument/2006/relationships/hyperlink" Target="https://www.zotero.org/google-docs/?0NKqBy" TargetMode="External"/><Relationship Id="rId280" Type="http://schemas.openxmlformats.org/officeDocument/2006/relationships/hyperlink" Target="https://www.zotero.org/google-docs/?0NKqBy" TargetMode="External"/><Relationship Id="rId159" Type="http://schemas.openxmlformats.org/officeDocument/2006/relationships/hyperlink" Target="https://www.zotero.org/google-docs/?Nz9fjv" TargetMode="External"/><Relationship Id="rId154" Type="http://schemas.openxmlformats.org/officeDocument/2006/relationships/hyperlink" Target="https://www.zotero.org/google-docs/?wT9vfa" TargetMode="External"/><Relationship Id="rId275" Type="http://schemas.openxmlformats.org/officeDocument/2006/relationships/hyperlink" Target="https://www.zotero.org/google-docs/?0NKqBy" TargetMode="External"/><Relationship Id="rId396" Type="http://schemas.openxmlformats.org/officeDocument/2006/relationships/hyperlink" Target="https://www.zotero.org/google-docs/?0NKqBy" TargetMode="External"/><Relationship Id="rId153" Type="http://schemas.openxmlformats.org/officeDocument/2006/relationships/hyperlink" Target="https://www.zotero.org/google-docs/?wT9vfa" TargetMode="External"/><Relationship Id="rId274" Type="http://schemas.openxmlformats.org/officeDocument/2006/relationships/hyperlink" Target="https://www.zotero.org/google-docs/?0NKqBy" TargetMode="External"/><Relationship Id="rId395" Type="http://schemas.openxmlformats.org/officeDocument/2006/relationships/hyperlink" Target="https://www.zotero.org/google-docs/?0NKqBy" TargetMode="External"/><Relationship Id="rId152" Type="http://schemas.openxmlformats.org/officeDocument/2006/relationships/hyperlink" Target="https://www.zotero.org/google-docs/?wT9vfa" TargetMode="External"/><Relationship Id="rId273" Type="http://schemas.openxmlformats.org/officeDocument/2006/relationships/hyperlink" Target="https://www.zotero.org/google-docs/?0NKqBy" TargetMode="External"/><Relationship Id="rId394" Type="http://schemas.openxmlformats.org/officeDocument/2006/relationships/hyperlink" Target="https://www.zotero.org/google-docs/?0NKqBy" TargetMode="External"/><Relationship Id="rId151" Type="http://schemas.openxmlformats.org/officeDocument/2006/relationships/hyperlink" Target="https://www.zotero.org/google-docs/?liwNg4" TargetMode="External"/><Relationship Id="rId272" Type="http://schemas.openxmlformats.org/officeDocument/2006/relationships/hyperlink" Target="https://www.zotero.org/google-docs/?0NKqBy" TargetMode="External"/><Relationship Id="rId393" Type="http://schemas.openxmlformats.org/officeDocument/2006/relationships/hyperlink" Target="https://www.zotero.org/google-docs/?0NKqBy" TargetMode="External"/><Relationship Id="rId158" Type="http://schemas.openxmlformats.org/officeDocument/2006/relationships/hyperlink" Target="https://www.zotero.org/google-docs/?Nz9fjv" TargetMode="External"/><Relationship Id="rId279" Type="http://schemas.openxmlformats.org/officeDocument/2006/relationships/hyperlink" Target="https://www.zotero.org/google-docs/?0NKqBy" TargetMode="External"/><Relationship Id="rId157" Type="http://schemas.openxmlformats.org/officeDocument/2006/relationships/hyperlink" Target="https://www.zotero.org/google-docs/?Nz9fjv" TargetMode="External"/><Relationship Id="rId278" Type="http://schemas.openxmlformats.org/officeDocument/2006/relationships/hyperlink" Target="https://www.zotero.org/google-docs/?0NKqBy" TargetMode="External"/><Relationship Id="rId399" Type="http://schemas.openxmlformats.org/officeDocument/2006/relationships/hyperlink" Target="https://www.zotero.org/google-docs/?0NKqBy" TargetMode="External"/><Relationship Id="rId156" Type="http://schemas.openxmlformats.org/officeDocument/2006/relationships/hyperlink" Target="https://www.zotero.org/google-docs/?wT9vfa" TargetMode="External"/><Relationship Id="rId277" Type="http://schemas.openxmlformats.org/officeDocument/2006/relationships/hyperlink" Target="https://www.zotero.org/google-docs/?0NKqBy" TargetMode="External"/><Relationship Id="rId398" Type="http://schemas.openxmlformats.org/officeDocument/2006/relationships/hyperlink" Target="https://www.zotero.org/google-docs/?0NKqBy" TargetMode="External"/><Relationship Id="rId155" Type="http://schemas.openxmlformats.org/officeDocument/2006/relationships/hyperlink" Target="https://www.zotero.org/google-docs/?wT9vfa" TargetMode="External"/><Relationship Id="rId276" Type="http://schemas.openxmlformats.org/officeDocument/2006/relationships/hyperlink" Target="https://www.zotero.org/google-docs/?0NKqBy" TargetMode="External"/><Relationship Id="rId397" Type="http://schemas.openxmlformats.org/officeDocument/2006/relationships/hyperlink" Target="https://www.zotero.org/google-docs/?0NKqBy" TargetMode="External"/><Relationship Id="rId40" Type="http://schemas.openxmlformats.org/officeDocument/2006/relationships/hyperlink" Target="https://www.zotero.org/google-docs/?8sgYFE" TargetMode="External"/><Relationship Id="rId42" Type="http://schemas.openxmlformats.org/officeDocument/2006/relationships/hyperlink" Target="https://www.zotero.org/google-docs/?8sgYFE" TargetMode="External"/><Relationship Id="rId41" Type="http://schemas.openxmlformats.org/officeDocument/2006/relationships/hyperlink" Target="https://www.zotero.org/google-docs/?8sgYFE" TargetMode="External"/><Relationship Id="rId44" Type="http://schemas.openxmlformats.org/officeDocument/2006/relationships/hyperlink" Target="https://www.zotero.org/google-docs/?tCzOwg" TargetMode="External"/><Relationship Id="rId43" Type="http://schemas.openxmlformats.org/officeDocument/2006/relationships/hyperlink" Target="https://www.zotero.org/google-docs/?8sgYFE" TargetMode="External"/><Relationship Id="rId46" Type="http://schemas.openxmlformats.org/officeDocument/2006/relationships/hyperlink" Target="https://www.zotero.org/google-docs/?tCzOwg" TargetMode="External"/><Relationship Id="rId45" Type="http://schemas.openxmlformats.org/officeDocument/2006/relationships/hyperlink" Target="https://www.zotero.org/google-docs/?tCzOwg" TargetMode="External"/><Relationship Id="rId48" Type="http://schemas.openxmlformats.org/officeDocument/2006/relationships/hyperlink" Target="https://www.zotero.org/google-docs/?vB3xL7" TargetMode="External"/><Relationship Id="rId47" Type="http://schemas.openxmlformats.org/officeDocument/2006/relationships/hyperlink" Target="https://www.zotero.org/google-docs/?vB3xL7" TargetMode="External"/><Relationship Id="rId49" Type="http://schemas.openxmlformats.org/officeDocument/2006/relationships/hyperlink" Target="https://www.zotero.org/google-docs/?vB3xL7" TargetMode="External"/><Relationship Id="rId31" Type="http://schemas.openxmlformats.org/officeDocument/2006/relationships/hyperlink" Target="https://www.zotero.org/google-docs/?HwxKii" TargetMode="External"/><Relationship Id="rId30" Type="http://schemas.openxmlformats.org/officeDocument/2006/relationships/hyperlink" Target="https://www.zotero.org/google-docs/?HwxKii" TargetMode="External"/><Relationship Id="rId33" Type="http://schemas.openxmlformats.org/officeDocument/2006/relationships/hyperlink" Target="https://www.zotero.org/google-docs/?ZpS2xU" TargetMode="External"/><Relationship Id="rId32" Type="http://schemas.openxmlformats.org/officeDocument/2006/relationships/hyperlink" Target="https://www.zotero.org/google-docs/?HwxKii" TargetMode="External"/><Relationship Id="rId35" Type="http://schemas.openxmlformats.org/officeDocument/2006/relationships/hyperlink" Target="https://www.zotero.org/google-docs/?ZpS2xU" TargetMode="External"/><Relationship Id="rId34" Type="http://schemas.openxmlformats.org/officeDocument/2006/relationships/hyperlink" Target="https://www.zotero.org/google-docs/?ZpS2xU" TargetMode="External"/><Relationship Id="rId37" Type="http://schemas.openxmlformats.org/officeDocument/2006/relationships/hyperlink" Target="https://www.zotero.org/google-docs/?kRD0HG" TargetMode="External"/><Relationship Id="rId36" Type="http://schemas.openxmlformats.org/officeDocument/2006/relationships/hyperlink" Target="https://www.zotero.org/google-docs/?kRD0HG" TargetMode="External"/><Relationship Id="rId39" Type="http://schemas.openxmlformats.org/officeDocument/2006/relationships/hyperlink" Target="https://www.zotero.org/google-docs/?8sgYFE" TargetMode="External"/><Relationship Id="rId38" Type="http://schemas.openxmlformats.org/officeDocument/2006/relationships/hyperlink" Target="https://www.zotero.org/google-docs/?kRD0HG" TargetMode="External"/><Relationship Id="rId20" Type="http://schemas.openxmlformats.org/officeDocument/2006/relationships/hyperlink" Target="https://www.zotero.org/google-docs/?GuEjvc" TargetMode="External"/><Relationship Id="rId22" Type="http://schemas.openxmlformats.org/officeDocument/2006/relationships/hyperlink" Target="https://www.zotero.org/google-docs/?GuEjvc" TargetMode="External"/><Relationship Id="rId21" Type="http://schemas.openxmlformats.org/officeDocument/2006/relationships/hyperlink" Target="https://www.zotero.org/google-docs/?GuEjvc" TargetMode="External"/><Relationship Id="rId24" Type="http://schemas.openxmlformats.org/officeDocument/2006/relationships/hyperlink" Target="https://www.zotero.org/google-docs/?GuEjvc" TargetMode="External"/><Relationship Id="rId23" Type="http://schemas.openxmlformats.org/officeDocument/2006/relationships/hyperlink" Target="https://www.zotero.org/google-docs/?GuEjvc" TargetMode="External"/><Relationship Id="rId409" Type="http://schemas.openxmlformats.org/officeDocument/2006/relationships/hyperlink" Target="https://www.zotero.org/google-docs/?0NKqBy" TargetMode="External"/><Relationship Id="rId404" Type="http://schemas.openxmlformats.org/officeDocument/2006/relationships/hyperlink" Target="https://www.zotero.org/google-docs/?0NKqBy" TargetMode="External"/><Relationship Id="rId403" Type="http://schemas.openxmlformats.org/officeDocument/2006/relationships/hyperlink" Target="https://www.zotero.org/google-docs/?0NKqBy" TargetMode="External"/><Relationship Id="rId402" Type="http://schemas.openxmlformats.org/officeDocument/2006/relationships/hyperlink" Target="https://www.zotero.org/google-docs/?0NKqBy" TargetMode="External"/><Relationship Id="rId401" Type="http://schemas.openxmlformats.org/officeDocument/2006/relationships/hyperlink" Target="https://www.zotero.org/google-docs/?0NKqBy" TargetMode="External"/><Relationship Id="rId408" Type="http://schemas.openxmlformats.org/officeDocument/2006/relationships/hyperlink" Target="https://www.zotero.org/google-docs/?0NKqBy" TargetMode="External"/><Relationship Id="rId407" Type="http://schemas.openxmlformats.org/officeDocument/2006/relationships/hyperlink" Target="https://www.zotero.org/google-docs/?0NKqBy" TargetMode="External"/><Relationship Id="rId406" Type="http://schemas.openxmlformats.org/officeDocument/2006/relationships/hyperlink" Target="https://www.zotero.org/google-docs/?0NKqBy" TargetMode="External"/><Relationship Id="rId405" Type="http://schemas.openxmlformats.org/officeDocument/2006/relationships/hyperlink" Target="https://www.zotero.org/google-docs/?0NKqBy" TargetMode="External"/><Relationship Id="rId26" Type="http://schemas.openxmlformats.org/officeDocument/2006/relationships/hyperlink" Target="https://www.zotero.org/google-docs/?Uk4KQq" TargetMode="External"/><Relationship Id="rId25" Type="http://schemas.openxmlformats.org/officeDocument/2006/relationships/hyperlink" Target="https://www.zotero.org/google-docs/?Uk4KQq" TargetMode="External"/><Relationship Id="rId28" Type="http://schemas.openxmlformats.org/officeDocument/2006/relationships/hyperlink" Target="https://www.zotero.org/google-docs/?Uk4KQq" TargetMode="External"/><Relationship Id="rId27" Type="http://schemas.openxmlformats.org/officeDocument/2006/relationships/hyperlink" Target="https://www.zotero.org/google-docs/?Uk4KQq" TargetMode="External"/><Relationship Id="rId400" Type="http://schemas.openxmlformats.org/officeDocument/2006/relationships/hyperlink" Target="https://www.zotero.org/google-docs/?0NKqBy" TargetMode="External"/><Relationship Id="rId29" Type="http://schemas.openxmlformats.org/officeDocument/2006/relationships/hyperlink" Target="https://www.zotero.org/google-docs/?Uk4KQq" TargetMode="External"/><Relationship Id="rId11" Type="http://schemas.openxmlformats.org/officeDocument/2006/relationships/hyperlink" Target="https://www.zotero.org/google-docs/?B7eUvR" TargetMode="External"/><Relationship Id="rId10" Type="http://schemas.openxmlformats.org/officeDocument/2006/relationships/hyperlink" Target="https://www.zotero.org/google-docs/?B7eUvR" TargetMode="External"/><Relationship Id="rId13" Type="http://schemas.openxmlformats.org/officeDocument/2006/relationships/hyperlink" Target="https://www.zotero.org/google-docs/?OtqC1x" TargetMode="External"/><Relationship Id="rId12" Type="http://schemas.openxmlformats.org/officeDocument/2006/relationships/hyperlink" Target="https://www.zotero.org/google-docs/?B7eUvR" TargetMode="External"/><Relationship Id="rId15" Type="http://schemas.openxmlformats.org/officeDocument/2006/relationships/hyperlink" Target="https://www.zotero.org/google-docs/?OtqC1x" TargetMode="External"/><Relationship Id="rId14" Type="http://schemas.openxmlformats.org/officeDocument/2006/relationships/hyperlink" Target="https://www.zotero.org/google-docs/?OtqC1x" TargetMode="External"/><Relationship Id="rId17" Type="http://schemas.openxmlformats.org/officeDocument/2006/relationships/hyperlink" Target="https://www.zotero.org/google-docs/?GuEjvc" TargetMode="External"/><Relationship Id="rId16" Type="http://schemas.openxmlformats.org/officeDocument/2006/relationships/hyperlink" Target="https://www.zotero.org/google-docs/?GuEjvc" TargetMode="External"/><Relationship Id="rId19" Type="http://schemas.openxmlformats.org/officeDocument/2006/relationships/hyperlink" Target="https://www.zotero.org/google-docs/?GuEjvc" TargetMode="External"/><Relationship Id="rId18" Type="http://schemas.openxmlformats.org/officeDocument/2006/relationships/hyperlink" Target="https://www.zotero.org/google-docs/?GuEjvc" TargetMode="External"/><Relationship Id="rId84" Type="http://schemas.openxmlformats.org/officeDocument/2006/relationships/hyperlink" Target="https://www.zotero.org/google-docs/?VgeFoi" TargetMode="External"/><Relationship Id="rId83" Type="http://schemas.openxmlformats.org/officeDocument/2006/relationships/hyperlink" Target="https://www.zotero.org/google-docs/?iNiOJN" TargetMode="External"/><Relationship Id="rId86" Type="http://schemas.openxmlformats.org/officeDocument/2006/relationships/hyperlink" Target="https://www.zotero.org/google-docs/?DZbtXy" TargetMode="External"/><Relationship Id="rId85" Type="http://schemas.openxmlformats.org/officeDocument/2006/relationships/hyperlink" Target="https://www.zotero.org/google-docs/?DZbtXy" TargetMode="External"/><Relationship Id="rId88" Type="http://schemas.openxmlformats.org/officeDocument/2006/relationships/hyperlink" Target="https://www.zotero.org/google-docs/?jZxMjI" TargetMode="External"/><Relationship Id="rId87" Type="http://schemas.openxmlformats.org/officeDocument/2006/relationships/hyperlink" Target="https://www.zotero.org/google-docs/?DZbtXy" TargetMode="External"/><Relationship Id="rId89" Type="http://schemas.openxmlformats.org/officeDocument/2006/relationships/image" Target="media/image4.png"/><Relationship Id="rId80" Type="http://schemas.openxmlformats.org/officeDocument/2006/relationships/hyperlink" Target="https://www.zotero.org/google-docs/?iNiOJN" TargetMode="External"/><Relationship Id="rId82" Type="http://schemas.openxmlformats.org/officeDocument/2006/relationships/hyperlink" Target="https://www.zotero.org/google-docs/?iNiOJN" TargetMode="External"/><Relationship Id="rId81" Type="http://schemas.openxmlformats.org/officeDocument/2006/relationships/hyperlink" Target="https://www.zotero.org/google-docs/?iNiOJN" TargetMode="External"/><Relationship Id="rId73" Type="http://schemas.openxmlformats.org/officeDocument/2006/relationships/hyperlink" Target="https://www.zotero.org/google-docs/?zvNVJE" TargetMode="External"/><Relationship Id="rId72" Type="http://schemas.openxmlformats.org/officeDocument/2006/relationships/hyperlink" Target="https://www.zotero.org/google-docs/?H4KK7c" TargetMode="External"/><Relationship Id="rId75" Type="http://schemas.openxmlformats.org/officeDocument/2006/relationships/hyperlink" Target="https://www.zotero.org/google-docs/?zvNVJE" TargetMode="External"/><Relationship Id="rId74" Type="http://schemas.openxmlformats.org/officeDocument/2006/relationships/hyperlink" Target="https://www.zotero.org/google-docs/?zvNVJE" TargetMode="External"/><Relationship Id="rId77" Type="http://schemas.openxmlformats.org/officeDocument/2006/relationships/hyperlink" Target="https://www.zotero.org/google-docs/?tnaRon" TargetMode="External"/><Relationship Id="rId76" Type="http://schemas.openxmlformats.org/officeDocument/2006/relationships/hyperlink" Target="https://www.zotero.org/google-docs/?tnaRon" TargetMode="External"/><Relationship Id="rId79" Type="http://schemas.openxmlformats.org/officeDocument/2006/relationships/hyperlink" Target="https://www.zotero.org/google-docs/?iNiOJN" TargetMode="External"/><Relationship Id="rId78" Type="http://schemas.openxmlformats.org/officeDocument/2006/relationships/hyperlink" Target="https://www.zotero.org/google-docs/?tnaRon" TargetMode="External"/><Relationship Id="rId71" Type="http://schemas.openxmlformats.org/officeDocument/2006/relationships/hyperlink" Target="https://www.zotero.org/google-docs/?H4KK7c" TargetMode="External"/><Relationship Id="rId70" Type="http://schemas.openxmlformats.org/officeDocument/2006/relationships/hyperlink" Target="https://www.zotero.org/google-docs/?H4KK7c" TargetMode="External"/><Relationship Id="rId62" Type="http://schemas.openxmlformats.org/officeDocument/2006/relationships/hyperlink" Target="https://www.zotero.org/google-docs/?c4qS7O" TargetMode="External"/><Relationship Id="rId61" Type="http://schemas.openxmlformats.org/officeDocument/2006/relationships/hyperlink" Target="https://www.zotero.org/google-docs/?JuDBAr" TargetMode="External"/><Relationship Id="rId64" Type="http://schemas.openxmlformats.org/officeDocument/2006/relationships/hyperlink" Target="https://www.zotero.org/google-docs/?c4qS7O" TargetMode="External"/><Relationship Id="rId63" Type="http://schemas.openxmlformats.org/officeDocument/2006/relationships/hyperlink" Target="https://www.zotero.org/google-docs/?c4qS7O" TargetMode="External"/><Relationship Id="rId66" Type="http://schemas.openxmlformats.org/officeDocument/2006/relationships/hyperlink" Target="https://www.zotero.org/google-docs/?c4qS7O" TargetMode="External"/><Relationship Id="rId65" Type="http://schemas.openxmlformats.org/officeDocument/2006/relationships/hyperlink" Target="https://www.zotero.org/google-docs/?c4qS7O" TargetMode="External"/><Relationship Id="rId68" Type="http://schemas.openxmlformats.org/officeDocument/2006/relationships/hyperlink" Target="https://www.zotero.org/google-docs/?A2zkC0" TargetMode="External"/><Relationship Id="rId67" Type="http://schemas.openxmlformats.org/officeDocument/2006/relationships/hyperlink" Target="https://www.zotero.org/google-docs/?A2zkC0" TargetMode="External"/><Relationship Id="rId60" Type="http://schemas.openxmlformats.org/officeDocument/2006/relationships/hyperlink" Target="https://www.zotero.org/google-docs/?JuDBAr" TargetMode="External"/><Relationship Id="rId69" Type="http://schemas.openxmlformats.org/officeDocument/2006/relationships/hyperlink" Target="https://www.zotero.org/google-docs/?A2zkC0" TargetMode="External"/><Relationship Id="rId51" Type="http://schemas.openxmlformats.org/officeDocument/2006/relationships/hyperlink" Target="https://www.zotero.org/google-docs/?o8cU9X" TargetMode="External"/><Relationship Id="rId50" Type="http://schemas.openxmlformats.org/officeDocument/2006/relationships/hyperlink" Target="https://www.zotero.org/google-docs/?o8cU9X" TargetMode="External"/><Relationship Id="rId53" Type="http://schemas.openxmlformats.org/officeDocument/2006/relationships/hyperlink" Target="https://www.zotero.org/google-docs/?Am4nzV" TargetMode="External"/><Relationship Id="rId52" Type="http://schemas.openxmlformats.org/officeDocument/2006/relationships/hyperlink" Target="https://www.zotero.org/google-docs/?o8cU9X" TargetMode="External"/><Relationship Id="rId55" Type="http://schemas.openxmlformats.org/officeDocument/2006/relationships/hyperlink" Target="https://www.zotero.org/google-docs/?Am4nzV" TargetMode="External"/><Relationship Id="rId54" Type="http://schemas.openxmlformats.org/officeDocument/2006/relationships/hyperlink" Target="https://www.zotero.org/google-docs/?Am4nzV" TargetMode="External"/><Relationship Id="rId57" Type="http://schemas.openxmlformats.org/officeDocument/2006/relationships/hyperlink" Target="https://www.zotero.org/google-docs/?JuDBAr" TargetMode="External"/><Relationship Id="rId56" Type="http://schemas.openxmlformats.org/officeDocument/2006/relationships/hyperlink" Target="https://www.zotero.org/google-docs/?Sx1KZ9" TargetMode="External"/><Relationship Id="rId59" Type="http://schemas.openxmlformats.org/officeDocument/2006/relationships/hyperlink" Target="https://www.zotero.org/google-docs/?JuDBAr" TargetMode="External"/><Relationship Id="rId58" Type="http://schemas.openxmlformats.org/officeDocument/2006/relationships/hyperlink" Target="https://www.zotero.org/google-docs/?JuDBAr" TargetMode="External"/><Relationship Id="rId107" Type="http://schemas.openxmlformats.org/officeDocument/2006/relationships/hyperlink" Target="https://www.zotero.org/google-docs/?uc2K7a" TargetMode="External"/><Relationship Id="rId228" Type="http://schemas.openxmlformats.org/officeDocument/2006/relationships/hyperlink" Target="https://www.zotero.org/google-docs/?0NKqBy" TargetMode="External"/><Relationship Id="rId349" Type="http://schemas.openxmlformats.org/officeDocument/2006/relationships/hyperlink" Target="https://www.zotero.org/google-docs/?0NKqBy" TargetMode="External"/><Relationship Id="rId106" Type="http://schemas.openxmlformats.org/officeDocument/2006/relationships/hyperlink" Target="https://www.zotero.org/google-docs/?uc2K7a" TargetMode="External"/><Relationship Id="rId227" Type="http://schemas.openxmlformats.org/officeDocument/2006/relationships/hyperlink" Target="https://www.zotero.org/google-docs/?0NKqBy" TargetMode="External"/><Relationship Id="rId348" Type="http://schemas.openxmlformats.org/officeDocument/2006/relationships/hyperlink" Target="https://www.zotero.org/google-docs/?0NKqBy" TargetMode="External"/><Relationship Id="rId105" Type="http://schemas.openxmlformats.org/officeDocument/2006/relationships/hyperlink" Target="https://www.zotero.org/google-docs/?uc2K7a" TargetMode="External"/><Relationship Id="rId226" Type="http://schemas.openxmlformats.org/officeDocument/2006/relationships/hyperlink" Target="https://www.zotero.org/google-docs/?0NKqBy" TargetMode="External"/><Relationship Id="rId347" Type="http://schemas.openxmlformats.org/officeDocument/2006/relationships/hyperlink" Target="https://www.zotero.org/google-docs/?0NKqBy" TargetMode="External"/><Relationship Id="rId104" Type="http://schemas.openxmlformats.org/officeDocument/2006/relationships/hyperlink" Target="https://www.zotero.org/google-docs/?je6bud" TargetMode="External"/><Relationship Id="rId225" Type="http://schemas.openxmlformats.org/officeDocument/2006/relationships/hyperlink" Target="https://www.zotero.org/google-docs/?0NKqBy" TargetMode="External"/><Relationship Id="rId346" Type="http://schemas.openxmlformats.org/officeDocument/2006/relationships/hyperlink" Target="https://www.zotero.org/google-docs/?0NKqBy" TargetMode="External"/><Relationship Id="rId109" Type="http://schemas.openxmlformats.org/officeDocument/2006/relationships/hyperlink" Target="https://www.zotero.org/google-docs/?HPm8ZS" TargetMode="External"/><Relationship Id="rId108" Type="http://schemas.openxmlformats.org/officeDocument/2006/relationships/hyperlink" Target="https://www.zotero.org/google-docs/?HPm8ZS" TargetMode="External"/><Relationship Id="rId229" Type="http://schemas.openxmlformats.org/officeDocument/2006/relationships/hyperlink" Target="https://www.zotero.org/google-docs/?0NKqBy" TargetMode="External"/><Relationship Id="rId220" Type="http://schemas.openxmlformats.org/officeDocument/2006/relationships/hyperlink" Target="https://www.zotero.org/google-docs/?0NKqBy" TargetMode="External"/><Relationship Id="rId341" Type="http://schemas.openxmlformats.org/officeDocument/2006/relationships/hyperlink" Target="https://www.zotero.org/google-docs/?0NKqBy" TargetMode="External"/><Relationship Id="rId340" Type="http://schemas.openxmlformats.org/officeDocument/2006/relationships/hyperlink" Target="https://www.zotero.org/google-docs/?0NKqBy" TargetMode="External"/><Relationship Id="rId103" Type="http://schemas.openxmlformats.org/officeDocument/2006/relationships/hyperlink" Target="https://www.zotero.org/google-docs/?je6bud" TargetMode="External"/><Relationship Id="rId224" Type="http://schemas.openxmlformats.org/officeDocument/2006/relationships/hyperlink" Target="https://www.zotero.org/google-docs/?0NKqBy" TargetMode="External"/><Relationship Id="rId345" Type="http://schemas.openxmlformats.org/officeDocument/2006/relationships/hyperlink" Target="https://www.zotero.org/google-docs/?0NKqBy" TargetMode="External"/><Relationship Id="rId102" Type="http://schemas.openxmlformats.org/officeDocument/2006/relationships/hyperlink" Target="https://www.zotero.org/google-docs/?je6bud" TargetMode="External"/><Relationship Id="rId223" Type="http://schemas.openxmlformats.org/officeDocument/2006/relationships/hyperlink" Target="https://www.zotero.org/google-docs/?0NKqBy" TargetMode="External"/><Relationship Id="rId344" Type="http://schemas.openxmlformats.org/officeDocument/2006/relationships/hyperlink" Target="https://www.zotero.org/google-docs/?0NKqBy" TargetMode="External"/><Relationship Id="rId101" Type="http://schemas.openxmlformats.org/officeDocument/2006/relationships/hyperlink" Target="https://www.zotero.org/google-docs/?je6bud" TargetMode="External"/><Relationship Id="rId222" Type="http://schemas.openxmlformats.org/officeDocument/2006/relationships/hyperlink" Target="https://www.zotero.org/google-docs/?0NKqBy" TargetMode="External"/><Relationship Id="rId343" Type="http://schemas.openxmlformats.org/officeDocument/2006/relationships/hyperlink" Target="https://www.zotero.org/google-docs/?0NKqBy" TargetMode="External"/><Relationship Id="rId100" Type="http://schemas.openxmlformats.org/officeDocument/2006/relationships/hyperlink" Target="https://www.zotero.org/google-docs/?je6bud" TargetMode="External"/><Relationship Id="rId221" Type="http://schemas.openxmlformats.org/officeDocument/2006/relationships/hyperlink" Target="https://www.zotero.org/google-docs/?0NKqBy" TargetMode="External"/><Relationship Id="rId342" Type="http://schemas.openxmlformats.org/officeDocument/2006/relationships/hyperlink" Target="https://www.zotero.org/google-docs/?0NKqBy" TargetMode="External"/><Relationship Id="rId217" Type="http://schemas.openxmlformats.org/officeDocument/2006/relationships/hyperlink" Target="https://www.zotero.org/google-docs/?0NKqBy" TargetMode="External"/><Relationship Id="rId338" Type="http://schemas.openxmlformats.org/officeDocument/2006/relationships/hyperlink" Target="https://www.zotero.org/google-docs/?0NKqBy" TargetMode="External"/><Relationship Id="rId216" Type="http://schemas.openxmlformats.org/officeDocument/2006/relationships/hyperlink" Target="https://www.zotero.org/google-docs/?0NKqBy" TargetMode="External"/><Relationship Id="rId337" Type="http://schemas.openxmlformats.org/officeDocument/2006/relationships/hyperlink" Target="https://www.zotero.org/google-docs/?0NKqBy" TargetMode="External"/><Relationship Id="rId215" Type="http://schemas.openxmlformats.org/officeDocument/2006/relationships/hyperlink" Target="https://www.zotero.org/google-docs/?0NKqBy" TargetMode="External"/><Relationship Id="rId336" Type="http://schemas.openxmlformats.org/officeDocument/2006/relationships/hyperlink" Target="https://www.zotero.org/google-docs/?0NKqBy" TargetMode="External"/><Relationship Id="rId214" Type="http://schemas.openxmlformats.org/officeDocument/2006/relationships/hyperlink" Target="https://www.zotero.org/google-docs/?0NKqBy" TargetMode="External"/><Relationship Id="rId335" Type="http://schemas.openxmlformats.org/officeDocument/2006/relationships/hyperlink" Target="https://www.zotero.org/google-docs/?0NKqBy" TargetMode="External"/><Relationship Id="rId219" Type="http://schemas.openxmlformats.org/officeDocument/2006/relationships/hyperlink" Target="https://www.zotero.org/google-docs/?0NKqBy" TargetMode="External"/><Relationship Id="rId218" Type="http://schemas.openxmlformats.org/officeDocument/2006/relationships/hyperlink" Target="https://www.zotero.org/google-docs/?0NKqBy" TargetMode="External"/><Relationship Id="rId339" Type="http://schemas.openxmlformats.org/officeDocument/2006/relationships/hyperlink" Target="https://www.zotero.org/google-docs/?0NKqBy" TargetMode="External"/><Relationship Id="rId330" Type="http://schemas.openxmlformats.org/officeDocument/2006/relationships/hyperlink" Target="https://www.zotero.org/google-docs/?0NKqBy" TargetMode="External"/><Relationship Id="rId451" Type="http://schemas.openxmlformats.org/officeDocument/2006/relationships/hyperlink" Target="https://www.zotero.org/google-docs/?0NKqBy" TargetMode="External"/><Relationship Id="rId450" Type="http://schemas.openxmlformats.org/officeDocument/2006/relationships/hyperlink" Target="https://www.zotero.org/google-docs/?0NKqBy" TargetMode="External"/><Relationship Id="rId213" Type="http://schemas.openxmlformats.org/officeDocument/2006/relationships/hyperlink" Target="https://www.zotero.org/google-docs/?0NKqBy" TargetMode="External"/><Relationship Id="rId334" Type="http://schemas.openxmlformats.org/officeDocument/2006/relationships/hyperlink" Target="https://www.zotero.org/google-docs/?0NKqBy" TargetMode="External"/><Relationship Id="rId212" Type="http://schemas.openxmlformats.org/officeDocument/2006/relationships/hyperlink" Target="https://www.zotero.org/google-docs/?0NKqBy" TargetMode="External"/><Relationship Id="rId333" Type="http://schemas.openxmlformats.org/officeDocument/2006/relationships/hyperlink" Target="https://www.zotero.org/google-docs/?0NKqBy" TargetMode="External"/><Relationship Id="rId454" Type="http://schemas.openxmlformats.org/officeDocument/2006/relationships/hyperlink" Target="https://www.zotero.org/google-docs/?0NKqBy" TargetMode="External"/><Relationship Id="rId211" Type="http://schemas.openxmlformats.org/officeDocument/2006/relationships/hyperlink" Target="https://www.zotero.org/google-docs/?0NKqBy" TargetMode="External"/><Relationship Id="rId332" Type="http://schemas.openxmlformats.org/officeDocument/2006/relationships/hyperlink" Target="https://www.zotero.org/google-docs/?0NKqBy" TargetMode="External"/><Relationship Id="rId453" Type="http://schemas.openxmlformats.org/officeDocument/2006/relationships/hyperlink" Target="https://www.zotero.org/google-docs/?0NKqBy" TargetMode="External"/><Relationship Id="rId210" Type="http://schemas.openxmlformats.org/officeDocument/2006/relationships/hyperlink" Target="https://www.zotero.org/google-docs/?0NKqBy" TargetMode="External"/><Relationship Id="rId331" Type="http://schemas.openxmlformats.org/officeDocument/2006/relationships/hyperlink" Target="https://www.zotero.org/google-docs/?0NKqBy" TargetMode="External"/><Relationship Id="rId452" Type="http://schemas.openxmlformats.org/officeDocument/2006/relationships/hyperlink" Target="https://www.zotero.org/google-docs/?0NKqBy" TargetMode="External"/><Relationship Id="rId370" Type="http://schemas.openxmlformats.org/officeDocument/2006/relationships/hyperlink" Target="https://www.zotero.org/google-docs/?0NKqBy" TargetMode="External"/><Relationship Id="rId129" Type="http://schemas.openxmlformats.org/officeDocument/2006/relationships/hyperlink" Target="https://www.zotero.org/google-docs/?ZYz3aD" TargetMode="External"/><Relationship Id="rId128" Type="http://schemas.openxmlformats.org/officeDocument/2006/relationships/hyperlink" Target="https://www.zotero.org/google-docs/?ZYz3aD" TargetMode="External"/><Relationship Id="rId249" Type="http://schemas.openxmlformats.org/officeDocument/2006/relationships/hyperlink" Target="https://www.zotero.org/google-docs/?0NKqBy" TargetMode="External"/><Relationship Id="rId127" Type="http://schemas.openxmlformats.org/officeDocument/2006/relationships/hyperlink" Target="https://www.zotero.org/google-docs/?ZYz3aD" TargetMode="External"/><Relationship Id="rId248" Type="http://schemas.openxmlformats.org/officeDocument/2006/relationships/hyperlink" Target="https://www.zotero.org/google-docs/?0NKqBy" TargetMode="External"/><Relationship Id="rId369" Type="http://schemas.openxmlformats.org/officeDocument/2006/relationships/hyperlink" Target="https://www.zotero.org/google-docs/?0NKqBy" TargetMode="External"/><Relationship Id="rId126" Type="http://schemas.openxmlformats.org/officeDocument/2006/relationships/hyperlink" Target="https://www.zotero.org/google-docs/?ZYz3aD" TargetMode="External"/><Relationship Id="rId247" Type="http://schemas.openxmlformats.org/officeDocument/2006/relationships/hyperlink" Target="https://www.zotero.org/google-docs/?0NKqBy" TargetMode="External"/><Relationship Id="rId368" Type="http://schemas.openxmlformats.org/officeDocument/2006/relationships/hyperlink" Target="https://www.zotero.org/google-docs/?0NKqBy" TargetMode="External"/><Relationship Id="rId121" Type="http://schemas.openxmlformats.org/officeDocument/2006/relationships/hyperlink" Target="https://www.zotero.org/google-docs/?wC0veJ" TargetMode="External"/><Relationship Id="rId242" Type="http://schemas.openxmlformats.org/officeDocument/2006/relationships/hyperlink" Target="https://www.zotero.org/google-docs/?0NKqBy" TargetMode="External"/><Relationship Id="rId363" Type="http://schemas.openxmlformats.org/officeDocument/2006/relationships/hyperlink" Target="https://www.zotero.org/google-docs/?0NKqBy" TargetMode="External"/><Relationship Id="rId120" Type="http://schemas.openxmlformats.org/officeDocument/2006/relationships/hyperlink" Target="https://www.zotero.org/google-docs/?fXecCA" TargetMode="External"/><Relationship Id="rId241" Type="http://schemas.openxmlformats.org/officeDocument/2006/relationships/hyperlink" Target="https://www.zotero.org/google-docs/?0NKqBy" TargetMode="External"/><Relationship Id="rId362" Type="http://schemas.openxmlformats.org/officeDocument/2006/relationships/hyperlink" Target="https://www.zotero.org/google-docs/?0NKqBy" TargetMode="External"/><Relationship Id="rId240" Type="http://schemas.openxmlformats.org/officeDocument/2006/relationships/hyperlink" Target="https://www.zotero.org/google-docs/?0NKqBy" TargetMode="External"/><Relationship Id="rId361" Type="http://schemas.openxmlformats.org/officeDocument/2006/relationships/hyperlink" Target="https://www.zotero.org/google-docs/?0NKqBy" TargetMode="External"/><Relationship Id="rId360" Type="http://schemas.openxmlformats.org/officeDocument/2006/relationships/hyperlink" Target="https://www.zotero.org/google-docs/?0NKqBy" TargetMode="External"/><Relationship Id="rId125" Type="http://schemas.openxmlformats.org/officeDocument/2006/relationships/image" Target="media/image3.png"/><Relationship Id="rId246" Type="http://schemas.openxmlformats.org/officeDocument/2006/relationships/hyperlink" Target="https://www.zotero.org/google-docs/?0NKqBy" TargetMode="External"/><Relationship Id="rId367" Type="http://schemas.openxmlformats.org/officeDocument/2006/relationships/hyperlink" Target="https://www.zotero.org/google-docs/?0NKqBy" TargetMode="External"/><Relationship Id="rId124" Type="http://schemas.openxmlformats.org/officeDocument/2006/relationships/image" Target="media/image1.png"/><Relationship Id="rId245" Type="http://schemas.openxmlformats.org/officeDocument/2006/relationships/hyperlink" Target="https://www.zotero.org/google-docs/?0NKqBy" TargetMode="External"/><Relationship Id="rId366" Type="http://schemas.openxmlformats.org/officeDocument/2006/relationships/hyperlink" Target="https://www.zotero.org/google-docs/?0NKqBy" TargetMode="External"/><Relationship Id="rId123" Type="http://schemas.openxmlformats.org/officeDocument/2006/relationships/image" Target="media/image5.png"/><Relationship Id="rId244" Type="http://schemas.openxmlformats.org/officeDocument/2006/relationships/hyperlink" Target="https://www.zotero.org/google-docs/?0NKqBy" TargetMode="External"/><Relationship Id="rId365" Type="http://schemas.openxmlformats.org/officeDocument/2006/relationships/hyperlink" Target="https://www.zotero.org/google-docs/?0NKqBy" TargetMode="External"/><Relationship Id="rId122" Type="http://schemas.openxmlformats.org/officeDocument/2006/relationships/image" Target="media/image2.png"/><Relationship Id="rId243" Type="http://schemas.openxmlformats.org/officeDocument/2006/relationships/hyperlink" Target="https://www.zotero.org/google-docs/?0NKqBy" TargetMode="External"/><Relationship Id="rId364" Type="http://schemas.openxmlformats.org/officeDocument/2006/relationships/hyperlink" Target="https://www.zotero.org/google-docs/?0NKqBy" TargetMode="External"/><Relationship Id="rId95" Type="http://schemas.openxmlformats.org/officeDocument/2006/relationships/hyperlink" Target="https://www.zotero.org/google-docs/?ExLloW" TargetMode="External"/><Relationship Id="rId94" Type="http://schemas.openxmlformats.org/officeDocument/2006/relationships/hyperlink" Target="https://www.zotero.org/google-docs/?ExLloW" TargetMode="External"/><Relationship Id="rId97" Type="http://schemas.openxmlformats.org/officeDocument/2006/relationships/hyperlink" Target="https://www.zotero.org/google-docs/?oAg5jZ" TargetMode="External"/><Relationship Id="rId96" Type="http://schemas.openxmlformats.org/officeDocument/2006/relationships/hyperlink" Target="https://www.zotero.org/google-docs/?oAg5jZ" TargetMode="External"/><Relationship Id="rId99" Type="http://schemas.openxmlformats.org/officeDocument/2006/relationships/hyperlink" Target="https://www.zotero.org/google-docs/?B0tW3d" TargetMode="External"/><Relationship Id="rId98" Type="http://schemas.openxmlformats.org/officeDocument/2006/relationships/hyperlink" Target="https://www.zotero.org/google-docs/?oAg5jZ" TargetMode="External"/><Relationship Id="rId91" Type="http://schemas.openxmlformats.org/officeDocument/2006/relationships/hyperlink" Target="https://www.zotero.org/google-docs/?zzXI2g" TargetMode="External"/><Relationship Id="rId90" Type="http://schemas.openxmlformats.org/officeDocument/2006/relationships/hyperlink" Target="https://www.zotero.org/google-docs/?zzXI2g" TargetMode="External"/><Relationship Id="rId93" Type="http://schemas.openxmlformats.org/officeDocument/2006/relationships/hyperlink" Target="https://www.zotero.org/google-docs/?ExLloW" TargetMode="External"/><Relationship Id="rId92" Type="http://schemas.openxmlformats.org/officeDocument/2006/relationships/hyperlink" Target="https://www.zotero.org/google-docs/?zzXI2g" TargetMode="External"/><Relationship Id="rId118" Type="http://schemas.openxmlformats.org/officeDocument/2006/relationships/hyperlink" Target="https://www.zotero.org/google-docs/?nR3u1k" TargetMode="External"/><Relationship Id="rId239" Type="http://schemas.openxmlformats.org/officeDocument/2006/relationships/hyperlink" Target="https://www.zotero.org/google-docs/?0NKqBy" TargetMode="External"/><Relationship Id="rId117" Type="http://schemas.openxmlformats.org/officeDocument/2006/relationships/hyperlink" Target="https://www.zotero.org/google-docs/?l82iWv" TargetMode="External"/><Relationship Id="rId238" Type="http://schemas.openxmlformats.org/officeDocument/2006/relationships/hyperlink" Target="https://www.zotero.org/google-docs/?0NKqBy" TargetMode="External"/><Relationship Id="rId359" Type="http://schemas.openxmlformats.org/officeDocument/2006/relationships/hyperlink" Target="https://www.zotero.org/google-docs/?0NKqBy" TargetMode="External"/><Relationship Id="rId116" Type="http://schemas.openxmlformats.org/officeDocument/2006/relationships/hyperlink" Target="https://www.zotero.org/google-docs/?XcTLNn" TargetMode="External"/><Relationship Id="rId237" Type="http://schemas.openxmlformats.org/officeDocument/2006/relationships/hyperlink" Target="https://www.zotero.org/google-docs/?0NKqBy" TargetMode="External"/><Relationship Id="rId358" Type="http://schemas.openxmlformats.org/officeDocument/2006/relationships/hyperlink" Target="https://www.zotero.org/google-docs/?0NKqBy" TargetMode="External"/><Relationship Id="rId115" Type="http://schemas.openxmlformats.org/officeDocument/2006/relationships/hyperlink" Target="https://www.zotero.org/google-docs/?XcTLNn" TargetMode="External"/><Relationship Id="rId236" Type="http://schemas.openxmlformats.org/officeDocument/2006/relationships/hyperlink" Target="https://www.zotero.org/google-docs/?0NKqBy" TargetMode="External"/><Relationship Id="rId357" Type="http://schemas.openxmlformats.org/officeDocument/2006/relationships/hyperlink" Target="https://www.zotero.org/google-docs/?0NKqBy" TargetMode="External"/><Relationship Id="rId119" Type="http://schemas.openxmlformats.org/officeDocument/2006/relationships/hyperlink" Target="https://www.zotero.org/google-docs/?ZZtS7u" TargetMode="External"/><Relationship Id="rId110" Type="http://schemas.openxmlformats.org/officeDocument/2006/relationships/hyperlink" Target="https://www.zotero.org/google-docs/?HPm8ZS" TargetMode="External"/><Relationship Id="rId231" Type="http://schemas.openxmlformats.org/officeDocument/2006/relationships/hyperlink" Target="https://www.zotero.org/google-docs/?0NKqBy" TargetMode="External"/><Relationship Id="rId352" Type="http://schemas.openxmlformats.org/officeDocument/2006/relationships/hyperlink" Target="https://www.zotero.org/google-docs/?0NKqBy" TargetMode="External"/><Relationship Id="rId230" Type="http://schemas.openxmlformats.org/officeDocument/2006/relationships/hyperlink" Target="https://www.zotero.org/google-docs/?0NKqBy" TargetMode="External"/><Relationship Id="rId351" Type="http://schemas.openxmlformats.org/officeDocument/2006/relationships/hyperlink" Target="https://www.zotero.org/google-docs/?0NKqBy" TargetMode="External"/><Relationship Id="rId350" Type="http://schemas.openxmlformats.org/officeDocument/2006/relationships/hyperlink" Target="https://www.zotero.org/google-docs/?0NKqBy" TargetMode="External"/><Relationship Id="rId114" Type="http://schemas.openxmlformats.org/officeDocument/2006/relationships/hyperlink" Target="https://www.zotero.org/google-docs/?XcTLNn" TargetMode="External"/><Relationship Id="rId235" Type="http://schemas.openxmlformats.org/officeDocument/2006/relationships/hyperlink" Target="https://www.zotero.org/google-docs/?0NKqBy" TargetMode="External"/><Relationship Id="rId356" Type="http://schemas.openxmlformats.org/officeDocument/2006/relationships/hyperlink" Target="https://www.zotero.org/google-docs/?0NKqBy" TargetMode="External"/><Relationship Id="rId113" Type="http://schemas.openxmlformats.org/officeDocument/2006/relationships/hyperlink" Target="https://www.zotero.org/google-docs/?ljopz4" TargetMode="External"/><Relationship Id="rId234" Type="http://schemas.openxmlformats.org/officeDocument/2006/relationships/hyperlink" Target="https://www.zotero.org/google-docs/?0NKqBy" TargetMode="External"/><Relationship Id="rId355" Type="http://schemas.openxmlformats.org/officeDocument/2006/relationships/hyperlink" Target="https://www.zotero.org/google-docs/?0NKqBy" TargetMode="External"/><Relationship Id="rId112" Type="http://schemas.openxmlformats.org/officeDocument/2006/relationships/hyperlink" Target="https://www.zotero.org/google-docs/?ljopz4" TargetMode="External"/><Relationship Id="rId233" Type="http://schemas.openxmlformats.org/officeDocument/2006/relationships/hyperlink" Target="https://www.zotero.org/google-docs/?0NKqBy" TargetMode="External"/><Relationship Id="rId354" Type="http://schemas.openxmlformats.org/officeDocument/2006/relationships/hyperlink" Target="https://www.zotero.org/google-docs/?0NKqBy" TargetMode="External"/><Relationship Id="rId111" Type="http://schemas.openxmlformats.org/officeDocument/2006/relationships/hyperlink" Target="https://www.zotero.org/google-docs/?ljopz4" TargetMode="External"/><Relationship Id="rId232" Type="http://schemas.openxmlformats.org/officeDocument/2006/relationships/hyperlink" Target="https://www.zotero.org/google-docs/?0NKqBy" TargetMode="External"/><Relationship Id="rId353" Type="http://schemas.openxmlformats.org/officeDocument/2006/relationships/hyperlink" Target="https://www.zotero.org/google-docs/?0NKqBy" TargetMode="External"/><Relationship Id="rId305" Type="http://schemas.openxmlformats.org/officeDocument/2006/relationships/hyperlink" Target="https://www.zotero.org/google-docs/?0NKqBy" TargetMode="External"/><Relationship Id="rId426" Type="http://schemas.openxmlformats.org/officeDocument/2006/relationships/hyperlink" Target="https://www.zotero.org/google-docs/?0NKqBy" TargetMode="External"/><Relationship Id="rId304" Type="http://schemas.openxmlformats.org/officeDocument/2006/relationships/hyperlink" Target="https://www.zotero.org/google-docs/?0NKqBy" TargetMode="External"/><Relationship Id="rId425" Type="http://schemas.openxmlformats.org/officeDocument/2006/relationships/hyperlink" Target="https://www.zotero.org/google-docs/?0NKqBy" TargetMode="External"/><Relationship Id="rId303" Type="http://schemas.openxmlformats.org/officeDocument/2006/relationships/hyperlink" Target="https://www.zotero.org/google-docs/?0NKqBy" TargetMode="External"/><Relationship Id="rId424" Type="http://schemas.openxmlformats.org/officeDocument/2006/relationships/hyperlink" Target="https://www.zotero.org/google-docs/?0NKqBy" TargetMode="External"/><Relationship Id="rId302" Type="http://schemas.openxmlformats.org/officeDocument/2006/relationships/hyperlink" Target="https://www.zotero.org/google-docs/?0NKqBy" TargetMode="External"/><Relationship Id="rId423" Type="http://schemas.openxmlformats.org/officeDocument/2006/relationships/hyperlink" Target="https://www.zotero.org/google-docs/?0NKqBy" TargetMode="External"/><Relationship Id="rId309" Type="http://schemas.openxmlformats.org/officeDocument/2006/relationships/hyperlink" Target="https://www.zotero.org/google-docs/?0NKqBy" TargetMode="External"/><Relationship Id="rId308" Type="http://schemas.openxmlformats.org/officeDocument/2006/relationships/hyperlink" Target="https://www.zotero.org/google-docs/?0NKqBy" TargetMode="External"/><Relationship Id="rId429" Type="http://schemas.openxmlformats.org/officeDocument/2006/relationships/hyperlink" Target="https://www.zotero.org/google-docs/?0NKqBy" TargetMode="External"/><Relationship Id="rId307" Type="http://schemas.openxmlformats.org/officeDocument/2006/relationships/hyperlink" Target="https://www.zotero.org/google-docs/?0NKqBy" TargetMode="External"/><Relationship Id="rId428" Type="http://schemas.openxmlformats.org/officeDocument/2006/relationships/hyperlink" Target="https://www.zotero.org/google-docs/?0NKqBy" TargetMode="External"/><Relationship Id="rId306" Type="http://schemas.openxmlformats.org/officeDocument/2006/relationships/hyperlink" Target="https://www.zotero.org/google-docs/?0NKqBy" TargetMode="External"/><Relationship Id="rId427" Type="http://schemas.openxmlformats.org/officeDocument/2006/relationships/hyperlink" Target="https://www.zotero.org/google-docs/?0NKqBy" TargetMode="External"/><Relationship Id="rId301" Type="http://schemas.openxmlformats.org/officeDocument/2006/relationships/hyperlink" Target="https://www.zotero.org/google-docs/?0NKqBy" TargetMode="External"/><Relationship Id="rId422" Type="http://schemas.openxmlformats.org/officeDocument/2006/relationships/hyperlink" Target="https://www.zotero.org/google-docs/?0NKqBy" TargetMode="External"/><Relationship Id="rId300" Type="http://schemas.openxmlformats.org/officeDocument/2006/relationships/hyperlink" Target="https://www.zotero.org/google-docs/?0NKqBy" TargetMode="External"/><Relationship Id="rId421" Type="http://schemas.openxmlformats.org/officeDocument/2006/relationships/hyperlink" Target="https://www.zotero.org/google-docs/?0NKqBy" TargetMode="External"/><Relationship Id="rId420" Type="http://schemas.openxmlformats.org/officeDocument/2006/relationships/hyperlink" Target="https://www.zotero.org/google-docs/?0NKqBy" TargetMode="External"/><Relationship Id="rId415" Type="http://schemas.openxmlformats.org/officeDocument/2006/relationships/hyperlink" Target="https://www.zotero.org/google-docs/?0NKqBy" TargetMode="External"/><Relationship Id="rId414" Type="http://schemas.openxmlformats.org/officeDocument/2006/relationships/hyperlink" Target="https://www.zotero.org/google-docs/?0NKqBy" TargetMode="External"/><Relationship Id="rId413" Type="http://schemas.openxmlformats.org/officeDocument/2006/relationships/hyperlink" Target="https://www.zotero.org/google-docs/?0NKqBy" TargetMode="External"/><Relationship Id="rId412" Type="http://schemas.openxmlformats.org/officeDocument/2006/relationships/hyperlink" Target="https://www.zotero.org/google-docs/?0NKqBy" TargetMode="External"/><Relationship Id="rId419" Type="http://schemas.openxmlformats.org/officeDocument/2006/relationships/hyperlink" Target="https://www.zotero.org/google-docs/?0NKqBy" TargetMode="External"/><Relationship Id="rId418" Type="http://schemas.openxmlformats.org/officeDocument/2006/relationships/hyperlink" Target="https://www.zotero.org/google-docs/?0NKqBy" TargetMode="External"/><Relationship Id="rId417" Type="http://schemas.openxmlformats.org/officeDocument/2006/relationships/hyperlink" Target="https://www.zotero.org/google-docs/?0NKqBy" TargetMode="External"/><Relationship Id="rId416" Type="http://schemas.openxmlformats.org/officeDocument/2006/relationships/hyperlink" Target="https://www.zotero.org/google-docs/?0NKqBy" TargetMode="External"/><Relationship Id="rId411" Type="http://schemas.openxmlformats.org/officeDocument/2006/relationships/hyperlink" Target="https://www.zotero.org/google-docs/?0NKqBy" TargetMode="External"/><Relationship Id="rId410" Type="http://schemas.openxmlformats.org/officeDocument/2006/relationships/hyperlink" Target="https://www.zotero.org/google-docs/?0NKqBy" TargetMode="External"/><Relationship Id="rId206" Type="http://schemas.openxmlformats.org/officeDocument/2006/relationships/hyperlink" Target="https://www.zotero.org/google-docs/?0NKqBy" TargetMode="External"/><Relationship Id="rId327" Type="http://schemas.openxmlformats.org/officeDocument/2006/relationships/hyperlink" Target="https://www.zotero.org/google-docs/?0NKqBy" TargetMode="External"/><Relationship Id="rId448" Type="http://schemas.openxmlformats.org/officeDocument/2006/relationships/hyperlink" Target="https://www.zotero.org/google-docs/?0NKqBy" TargetMode="External"/><Relationship Id="rId205" Type="http://schemas.openxmlformats.org/officeDocument/2006/relationships/hyperlink" Target="https://www.zotero.org/google-docs/?0NKqBy" TargetMode="External"/><Relationship Id="rId326" Type="http://schemas.openxmlformats.org/officeDocument/2006/relationships/hyperlink" Target="https://www.zotero.org/google-docs/?0NKqBy" TargetMode="External"/><Relationship Id="rId447" Type="http://schemas.openxmlformats.org/officeDocument/2006/relationships/hyperlink" Target="https://www.zotero.org/google-docs/?0NKqBy" TargetMode="External"/><Relationship Id="rId204" Type="http://schemas.openxmlformats.org/officeDocument/2006/relationships/hyperlink" Target="https://www.zotero.org/google-docs/?0NKqBy" TargetMode="External"/><Relationship Id="rId325" Type="http://schemas.openxmlformats.org/officeDocument/2006/relationships/hyperlink" Target="https://www.zotero.org/google-docs/?0NKqBy" TargetMode="External"/><Relationship Id="rId446" Type="http://schemas.openxmlformats.org/officeDocument/2006/relationships/hyperlink" Target="https://www.zotero.org/google-docs/?0NKqBy" TargetMode="External"/><Relationship Id="rId203" Type="http://schemas.openxmlformats.org/officeDocument/2006/relationships/hyperlink" Target="https://www.zotero.org/google-docs/?0NKqBy" TargetMode="External"/><Relationship Id="rId324" Type="http://schemas.openxmlformats.org/officeDocument/2006/relationships/hyperlink" Target="https://www.zotero.org/google-docs/?0NKqBy" TargetMode="External"/><Relationship Id="rId445" Type="http://schemas.openxmlformats.org/officeDocument/2006/relationships/hyperlink" Target="https://www.zotero.org/google-docs/?0NKqBy" TargetMode="External"/><Relationship Id="rId209" Type="http://schemas.openxmlformats.org/officeDocument/2006/relationships/hyperlink" Target="https://www.zotero.org/google-docs/?0NKqBy" TargetMode="External"/><Relationship Id="rId208" Type="http://schemas.openxmlformats.org/officeDocument/2006/relationships/hyperlink" Target="https://www.zotero.org/google-docs/?0NKqBy" TargetMode="External"/><Relationship Id="rId329" Type="http://schemas.openxmlformats.org/officeDocument/2006/relationships/hyperlink" Target="https://www.zotero.org/google-docs/?0NKqBy" TargetMode="External"/><Relationship Id="rId207" Type="http://schemas.openxmlformats.org/officeDocument/2006/relationships/hyperlink" Target="https://www.zotero.org/google-docs/?0NKqBy" TargetMode="External"/><Relationship Id="rId328" Type="http://schemas.openxmlformats.org/officeDocument/2006/relationships/hyperlink" Target="https://www.zotero.org/google-docs/?0NKqBy" TargetMode="External"/><Relationship Id="rId449" Type="http://schemas.openxmlformats.org/officeDocument/2006/relationships/hyperlink" Target="https://www.zotero.org/google-docs/?0NKqBy" TargetMode="External"/><Relationship Id="rId440" Type="http://schemas.openxmlformats.org/officeDocument/2006/relationships/hyperlink" Target="https://www.zotero.org/google-docs/?0NKqBy" TargetMode="External"/><Relationship Id="rId202" Type="http://schemas.openxmlformats.org/officeDocument/2006/relationships/hyperlink" Target="https://www.zotero.org/google-docs/?0NKqBy" TargetMode="External"/><Relationship Id="rId323" Type="http://schemas.openxmlformats.org/officeDocument/2006/relationships/hyperlink" Target="https://www.zotero.org/google-docs/?0NKqBy" TargetMode="External"/><Relationship Id="rId444" Type="http://schemas.openxmlformats.org/officeDocument/2006/relationships/hyperlink" Target="https://www.zotero.org/google-docs/?0NKqBy" TargetMode="External"/><Relationship Id="rId201" Type="http://schemas.openxmlformats.org/officeDocument/2006/relationships/hyperlink" Target="https://www.zotero.org/google-docs/?0NKqBy" TargetMode="External"/><Relationship Id="rId322" Type="http://schemas.openxmlformats.org/officeDocument/2006/relationships/hyperlink" Target="https://www.zotero.org/google-docs/?0NKqBy" TargetMode="External"/><Relationship Id="rId443" Type="http://schemas.openxmlformats.org/officeDocument/2006/relationships/hyperlink" Target="https://www.zotero.org/google-docs/?0NKqBy" TargetMode="External"/><Relationship Id="rId200" Type="http://schemas.openxmlformats.org/officeDocument/2006/relationships/hyperlink" Target="https://www.zotero.org/google-docs/?0NKqBy" TargetMode="External"/><Relationship Id="rId321" Type="http://schemas.openxmlformats.org/officeDocument/2006/relationships/hyperlink" Target="https://www.zotero.org/google-docs/?0NKqBy" TargetMode="External"/><Relationship Id="rId442" Type="http://schemas.openxmlformats.org/officeDocument/2006/relationships/hyperlink" Target="https://www.zotero.org/google-docs/?0NKqBy" TargetMode="External"/><Relationship Id="rId320" Type="http://schemas.openxmlformats.org/officeDocument/2006/relationships/hyperlink" Target="https://www.zotero.org/google-docs/?0NKqBy" TargetMode="External"/><Relationship Id="rId441" Type="http://schemas.openxmlformats.org/officeDocument/2006/relationships/hyperlink" Target="https://www.zotero.org/google-docs/?0NKqBy" TargetMode="External"/><Relationship Id="rId316" Type="http://schemas.openxmlformats.org/officeDocument/2006/relationships/hyperlink" Target="https://www.zotero.org/google-docs/?0NKqBy" TargetMode="External"/><Relationship Id="rId437" Type="http://schemas.openxmlformats.org/officeDocument/2006/relationships/hyperlink" Target="https://www.zotero.org/google-docs/?0NKqBy" TargetMode="External"/><Relationship Id="rId315" Type="http://schemas.openxmlformats.org/officeDocument/2006/relationships/hyperlink" Target="https://www.zotero.org/google-docs/?0NKqBy" TargetMode="External"/><Relationship Id="rId436" Type="http://schemas.openxmlformats.org/officeDocument/2006/relationships/hyperlink" Target="https://www.zotero.org/google-docs/?0NKqBy" TargetMode="External"/><Relationship Id="rId314" Type="http://schemas.openxmlformats.org/officeDocument/2006/relationships/hyperlink" Target="https://www.zotero.org/google-docs/?0NKqBy" TargetMode="External"/><Relationship Id="rId435" Type="http://schemas.openxmlformats.org/officeDocument/2006/relationships/hyperlink" Target="https://www.zotero.org/google-docs/?0NKqBy" TargetMode="External"/><Relationship Id="rId313" Type="http://schemas.openxmlformats.org/officeDocument/2006/relationships/hyperlink" Target="https://www.zotero.org/google-docs/?0NKqBy" TargetMode="External"/><Relationship Id="rId434" Type="http://schemas.openxmlformats.org/officeDocument/2006/relationships/hyperlink" Target="https://www.zotero.org/google-docs/?0NKqBy" TargetMode="External"/><Relationship Id="rId319" Type="http://schemas.openxmlformats.org/officeDocument/2006/relationships/hyperlink" Target="https://www.zotero.org/google-docs/?0NKqBy" TargetMode="External"/><Relationship Id="rId318" Type="http://schemas.openxmlformats.org/officeDocument/2006/relationships/hyperlink" Target="https://www.zotero.org/google-docs/?0NKqBy" TargetMode="External"/><Relationship Id="rId439" Type="http://schemas.openxmlformats.org/officeDocument/2006/relationships/hyperlink" Target="https://www.zotero.org/google-docs/?0NKqBy" TargetMode="External"/><Relationship Id="rId317" Type="http://schemas.openxmlformats.org/officeDocument/2006/relationships/hyperlink" Target="https://www.zotero.org/google-docs/?0NKqBy" TargetMode="External"/><Relationship Id="rId438" Type="http://schemas.openxmlformats.org/officeDocument/2006/relationships/hyperlink" Target="https://www.zotero.org/google-docs/?0NKqBy" TargetMode="External"/><Relationship Id="rId312" Type="http://schemas.openxmlformats.org/officeDocument/2006/relationships/hyperlink" Target="https://www.zotero.org/google-docs/?0NKqBy" TargetMode="External"/><Relationship Id="rId433" Type="http://schemas.openxmlformats.org/officeDocument/2006/relationships/hyperlink" Target="https://www.zotero.org/google-docs/?0NKqBy" TargetMode="External"/><Relationship Id="rId311" Type="http://schemas.openxmlformats.org/officeDocument/2006/relationships/hyperlink" Target="https://www.zotero.org/google-docs/?0NKqBy" TargetMode="External"/><Relationship Id="rId432" Type="http://schemas.openxmlformats.org/officeDocument/2006/relationships/hyperlink" Target="https://www.zotero.org/google-docs/?0NKqBy" TargetMode="External"/><Relationship Id="rId310" Type="http://schemas.openxmlformats.org/officeDocument/2006/relationships/hyperlink" Target="https://www.zotero.org/google-docs/?0NKqBy" TargetMode="External"/><Relationship Id="rId431" Type="http://schemas.openxmlformats.org/officeDocument/2006/relationships/hyperlink" Target="https://www.zotero.org/google-docs/?0NKqBy" TargetMode="External"/><Relationship Id="rId430" Type="http://schemas.openxmlformats.org/officeDocument/2006/relationships/hyperlink" Target="https://www.zotero.org/google-docs/?0NKqB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